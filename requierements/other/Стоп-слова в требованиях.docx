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40CA8" w14:textId="77777777" w:rsidR="00222799" w:rsidRPr="00222799" w:rsidRDefault="00222799" w:rsidP="00222799">
      <w:pPr>
        <w:pStyle w:val="a5"/>
      </w:pPr>
      <w:r w:rsidRPr="00222799">
        <w:t>Стоп-слова как маркер проблем в требованиях</w:t>
      </w:r>
    </w:p>
    <w:p w14:paraId="55D6566E" w14:textId="77777777" w:rsidR="00222799" w:rsidRPr="00222799" w:rsidRDefault="00222799" w:rsidP="00222799">
      <w:r w:rsidRPr="00222799">
        <w:t>10 возможностей для улучшения требований</w:t>
      </w:r>
    </w:p>
    <w:p w14:paraId="1ABEAC27" w14:textId="77777777" w:rsidR="00222799" w:rsidRPr="00222799" w:rsidRDefault="00222799" w:rsidP="00222799">
      <w:bookmarkStart w:id="0" w:name="introduction"/>
      <w:bookmarkEnd w:id="0"/>
      <w:r w:rsidRPr="00222799">
        <w:t>Введение</w:t>
      </w:r>
    </w:p>
    <w:p w14:paraId="1FDF271E" w14:textId="77777777" w:rsidR="00222799" w:rsidRPr="00222799" w:rsidRDefault="00222799" w:rsidP="00222799">
      <w:r w:rsidRPr="00222799">
        <w:t>Эта статья будет полезна начинающим аналитикам, которые хотят научиться лучше описывать требования, а также их руководителям, желающим качественно проверять выдаваемый подчиненными продукт. Впрочем, и опытные аналитики найдут для себя идеи для улучшения своих требований (даже тех, которые, казалось бы, в порядке).</w:t>
      </w:r>
      <w:r w:rsidRPr="00222799">
        <w:br/>
      </w:r>
      <w:r w:rsidRPr="00222799">
        <w:br/>
        <w:t>В этой статье мы собрали все те стоп-слова, которые помогают аналитикам заметить некачественное требование на самых ранних этапах работы. На примерах мы покажем, что аналитики могут видеть эти слова, устранять их и в результате получать требования, соответствующие всем атрибутам качества.</w:t>
      </w:r>
    </w:p>
    <w:p w14:paraId="4EEC604C" w14:textId="77777777" w:rsidR="00222799" w:rsidRPr="00222799" w:rsidRDefault="00222799" w:rsidP="00222799">
      <w:bookmarkStart w:id="1" w:name="analyst"/>
      <w:bookmarkEnd w:id="1"/>
      <w:r w:rsidRPr="00222799">
        <w:t>Что производит аналитик в процессе работы</w:t>
      </w:r>
    </w:p>
    <w:p w14:paraId="5D371880" w14:textId="77777777" w:rsidR="00222799" w:rsidRPr="00222799" w:rsidRDefault="00222799" w:rsidP="00222799">
      <w:r w:rsidRPr="00222799">
        <w:t xml:space="preserve">Системный аналитик разрабатывает требования к программному обеспечению, и эти требования представляют из себя не что иное, как текст. Существует много попыток фиксировать требования исключительно в виде диаграмм, но ни одна из них не стала на 100% успешной. Аналитик всегда производит именно тексты. Это могут быть длинные документы, карточки </w:t>
      </w:r>
      <w:proofErr w:type="spellStart"/>
      <w:r w:rsidRPr="00222799">
        <w:t>user</w:t>
      </w:r>
      <w:proofErr w:type="spellEnd"/>
      <w:r w:rsidRPr="00222799">
        <w:t xml:space="preserve"> </w:t>
      </w:r>
      <w:proofErr w:type="spellStart"/>
      <w:r w:rsidRPr="00222799">
        <w:t>story</w:t>
      </w:r>
      <w:proofErr w:type="spellEnd"/>
      <w:r w:rsidRPr="00222799">
        <w:t xml:space="preserve"> или подписи на диаграммах, но всё это тексты.</w:t>
      </w:r>
      <w:r w:rsidRPr="00222799">
        <w:br/>
      </w:r>
      <w:r w:rsidRPr="00222799">
        <w:br/>
        <w:t>Программист, кстати, тоже работает с текстами, только на формальных языках: текстами программ и настроечных файлов. В общем-то, весь процесс проектирования и производства ПО — это последовательный перевод менее формальных текстов в более формальные, чтобы в конечном счёте написать полностью формальную программу.</w:t>
      </w:r>
      <w:r w:rsidRPr="00222799">
        <w:br/>
      </w:r>
      <w:r w:rsidRPr="00222799">
        <w:br/>
        <w:t>Схематично этот поток текстов может выглядеть так:</w:t>
      </w:r>
    </w:p>
    <w:p w14:paraId="25B3DEFD" w14:textId="5F8305C8" w:rsidR="00222799" w:rsidRPr="00222799" w:rsidRDefault="00222799" w:rsidP="00222799">
      <w:r w:rsidRPr="00222799">
        <mc:AlternateContent>
          <mc:Choice Requires="wps">
            <w:drawing>
              <wp:inline distT="0" distB="0" distL="0" distR="0" wp14:anchorId="436CFDEF" wp14:editId="44F754F5">
                <wp:extent cx="304800" cy="304800"/>
                <wp:effectExtent l="0" t="0" r="0" b="0"/>
                <wp:docPr id="5" name="Прямоугольник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F56D0" id="Прямоугольник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7E4663" w14:textId="77777777" w:rsidR="00222799" w:rsidRPr="00222799" w:rsidRDefault="00222799" w:rsidP="00222799">
      <w:r w:rsidRPr="00222799">
        <w:t>Обобщённый процесс проектирования и производства ПО</w:t>
      </w:r>
    </w:p>
    <w:p w14:paraId="075EF978" w14:textId="77777777" w:rsidR="00222799" w:rsidRPr="00222799" w:rsidRDefault="00222799" w:rsidP="00222799">
      <w:r w:rsidRPr="00222799">
        <w:t>Сначала аналитик собирает пожелания стейкхолдеров. После этого их нужно обработать и формализовать, превратить в требования. Требования, в свою очередь, превращаются в дизайн или спецификацию системы. Далее они передаются программисту, и на выходе мы получаем готовый продукт.</w:t>
      </w:r>
      <w:r w:rsidRPr="00222799">
        <w:br/>
      </w:r>
      <w:r w:rsidRPr="00222799">
        <w:br/>
        <w:t>Обратите внимание, что на каждом из этих шагов происходит 2 процесса: </w:t>
      </w:r>
      <w:r w:rsidRPr="00222799">
        <w:rPr>
          <w:b/>
          <w:bCs/>
        </w:rPr>
        <w:t>валидация </w:t>
      </w:r>
      <w:r w:rsidRPr="00222799">
        <w:t>(мы сделали то, что нужно было) и </w:t>
      </w:r>
      <w:r w:rsidRPr="00222799">
        <w:rPr>
          <w:b/>
          <w:bCs/>
        </w:rPr>
        <w:t>верификация</w:t>
      </w:r>
      <w:r w:rsidRPr="00222799">
        <w:t> (мы сделали то, что было запрошено, зафиксировано в документах предыдущего этапа, и соответствует внутренним правилам и критериям качества).</w:t>
      </w:r>
      <w:r w:rsidRPr="00222799">
        <w:br/>
      </w:r>
      <w:r w:rsidRPr="00222799">
        <w:br/>
        <w:t>Обратите внимание, что на этапе «Требования» должен присутствовать процесс проверки качества. Этот важный процесс даёт нам понимание того, достаточно ли хорошо написаны требования, чтобы на следующем этапе формализации превратить их в систему. В этой статье мы будем разбирать как можно проверить качество требований.</w:t>
      </w:r>
    </w:p>
    <w:p w14:paraId="6195183B" w14:textId="77777777" w:rsidR="00222799" w:rsidRPr="00222799" w:rsidRDefault="00222799" w:rsidP="00222799">
      <w:bookmarkStart w:id="2" w:name="knowledge"/>
      <w:bookmarkEnd w:id="2"/>
      <w:r w:rsidRPr="00222799">
        <w:t>Что мы знаем про написание текстов?</w:t>
      </w:r>
    </w:p>
    <w:p w14:paraId="2FCF7826" w14:textId="77777777" w:rsidR="00222799" w:rsidRPr="00222799" w:rsidRDefault="00222799" w:rsidP="00222799">
      <w:r w:rsidRPr="00222799">
        <w:lastRenderedPageBreak/>
        <w:t>Написано довольно много книг о том, как работать с текстами: есть книги о том, как писать тексты в журналистике, тексты для SMM и SEO, есть книги для писателей, рекомендации по написанию научных работ. Но нет ни одной книги о том, как аналитикам писать требования. Не выявлять, не управлять, а именно писать словами тексты на естественном языке, понятном всем согласующим людям.</w:t>
      </w:r>
      <w:r w:rsidRPr="00222799">
        <w:br/>
      </w:r>
      <w:r w:rsidRPr="00222799">
        <w:br/>
        <w:t>Конечно, существует несколько стандартов, регламентирующих работу с требованиями. Но давайте посмотрим, насколько они информативны.</w:t>
      </w:r>
      <w:r w:rsidRPr="00222799">
        <w:br/>
      </w:r>
      <w:r w:rsidRPr="00222799">
        <w:br/>
        <w:t>Например, российские стандарты регламентируют только оформление документов: шрифт, разделение на абзацы, межстрочные расстояния и т. п. Всё это описано в ГОСТ Р 7.0.97−2016, ГОСТ Р 2.105−2019. В комплексе ГОСТов 34-й серии был руководящий документ РД 50−34.698−90, ныне недействующий, но и он регламентировал только содержание документов, оставляя за рамками рассмотрение формулировок и особенностей языка, которым должно быть изложено это содержание.</w:t>
      </w:r>
    </w:p>
    <w:p w14:paraId="45410A65" w14:textId="77777777" w:rsidR="00222799" w:rsidRPr="00222799" w:rsidRDefault="00222799" w:rsidP="00222799">
      <w:r w:rsidRPr="00222799">
        <w:t>Единственный стандарт, в котором есть некоторые рекомендации по текстам требований — это международный ISO 29148:2018, однако он не переведён на русский язык и не принят в РФ, а значит ссылаться на него нельзя.</w:t>
      </w:r>
      <w:r w:rsidRPr="00222799">
        <w:br/>
      </w:r>
      <w:r w:rsidRPr="00222799">
        <w:br/>
        <w:t>У совета по системной инженерии </w:t>
      </w:r>
      <w:hyperlink r:id="rId5" w:history="1">
        <w:r w:rsidRPr="00222799">
          <w:rPr>
            <w:rStyle w:val="a3"/>
          </w:rPr>
          <w:t>INCOSE</w:t>
        </w:r>
      </w:hyperlink>
      <w:r w:rsidRPr="00222799">
        <w:t> есть «Руководство по написанию требований» INCOSE-TP-2010−006−02.1. Руководство переведено на русский и включает в себя порядка 100 страниц, тогда как в международном ISO 29148:2018 о тексте и требованиях приведён довольно скромный список рекомендаций. Пожалуй, именно это Руководство является на текущий момент лучшим документом по текстам требований.</w:t>
      </w:r>
      <w:r w:rsidRPr="00222799">
        <w:br/>
      </w:r>
      <w:r w:rsidRPr="00222799">
        <w:br/>
        <w:t>Ниже представлен полный перечень рекомендаций из ISO 29148:2018, переведённый на русский язык и его оригинальная версия.</w:t>
      </w:r>
    </w:p>
    <w:p w14:paraId="6B388E32" w14:textId="77777777" w:rsidR="00222799" w:rsidRPr="00222799" w:rsidRDefault="00222799" w:rsidP="00222799">
      <w:pPr>
        <w:numPr>
          <w:ilvl w:val="0"/>
          <w:numId w:val="1"/>
        </w:numPr>
      </w:pPr>
    </w:p>
    <w:p w14:paraId="73B3F545" w14:textId="77777777" w:rsidR="00222799" w:rsidRPr="00222799" w:rsidRDefault="00222799" w:rsidP="00222799">
      <w:pPr>
        <w:numPr>
          <w:ilvl w:val="0"/>
          <w:numId w:val="1"/>
        </w:numPr>
      </w:pPr>
    </w:p>
    <w:p w14:paraId="59D5417D" w14:textId="77777777" w:rsidR="00222799" w:rsidRPr="00222799" w:rsidRDefault="00222799" w:rsidP="00222799">
      <w:pPr>
        <w:numPr>
          <w:ilvl w:val="0"/>
          <w:numId w:val="2"/>
        </w:numPr>
      </w:pPr>
    </w:p>
    <w:p w14:paraId="653E4820" w14:textId="77777777" w:rsidR="00222799" w:rsidRPr="00222799" w:rsidRDefault="00222799" w:rsidP="00222799">
      <w:pPr>
        <w:numPr>
          <w:ilvl w:val="0"/>
          <w:numId w:val="2"/>
        </w:numPr>
      </w:pPr>
    </w:p>
    <w:p w14:paraId="2161ED29" w14:textId="77777777" w:rsidR="00222799" w:rsidRPr="00222799" w:rsidRDefault="00222799" w:rsidP="00222799">
      <w:pPr>
        <w:numPr>
          <w:ilvl w:val="0"/>
          <w:numId w:val="2"/>
        </w:numPr>
      </w:pPr>
    </w:p>
    <w:p w14:paraId="44D40933" w14:textId="77777777" w:rsidR="00222799" w:rsidRPr="00222799" w:rsidRDefault="00222799" w:rsidP="00222799">
      <w:pPr>
        <w:numPr>
          <w:ilvl w:val="0"/>
          <w:numId w:val="2"/>
        </w:numPr>
      </w:pPr>
    </w:p>
    <w:p w14:paraId="1571B210" w14:textId="77777777" w:rsidR="00222799" w:rsidRPr="00222799" w:rsidRDefault="00222799" w:rsidP="00222799">
      <w:pPr>
        <w:numPr>
          <w:ilvl w:val="0"/>
          <w:numId w:val="3"/>
        </w:numPr>
      </w:pPr>
    </w:p>
    <w:p w14:paraId="45C8BCB2" w14:textId="77777777" w:rsidR="00222799" w:rsidRPr="00222799" w:rsidRDefault="00222799" w:rsidP="00222799">
      <w:pPr>
        <w:numPr>
          <w:ilvl w:val="0"/>
          <w:numId w:val="3"/>
        </w:numPr>
      </w:pPr>
    </w:p>
    <w:p w14:paraId="40FBCAF0" w14:textId="77777777" w:rsidR="00222799" w:rsidRPr="00222799" w:rsidRDefault="00222799" w:rsidP="00222799">
      <w:r w:rsidRPr="00222799">
        <w:t>Также в стандарте ISO 29148:2018 представлено два шаблона формулировки требований, на которые стоит обратить внимание.</w:t>
      </w:r>
    </w:p>
    <w:tbl>
      <w:tblPr>
        <w:tblW w:w="5000" w:type="pct"/>
        <w:tblBorders>
          <w:top w:val="single" w:sz="2" w:space="0" w:color="CCCCCC"/>
          <w:left w:val="single" w:sz="2" w:space="0" w:color="CCCCCC"/>
          <w:bottom w:val="single" w:sz="2" w:space="0" w:color="CCCCCC"/>
          <w:right w:val="single" w:sz="2" w:space="0" w:color="CCCCCC"/>
        </w:tblBorders>
        <w:tblCellMar>
          <w:left w:w="0" w:type="dxa"/>
          <w:right w:w="0" w:type="dxa"/>
        </w:tblCellMar>
        <w:tblLook w:val="04A0" w:firstRow="1" w:lastRow="0" w:firstColumn="1" w:lastColumn="0" w:noHBand="0" w:noVBand="1"/>
      </w:tblPr>
      <w:tblGrid>
        <w:gridCol w:w="4674"/>
        <w:gridCol w:w="4675"/>
      </w:tblGrid>
      <w:tr w:rsidR="00222799" w:rsidRPr="00222799" w14:paraId="16C47BA5" w14:textId="77777777" w:rsidTr="00222799">
        <w:trPr>
          <w:tblHeader/>
        </w:trPr>
        <w:tc>
          <w:tcPr>
            <w:tcW w:w="2500" w:type="pct"/>
            <w:tcBorders>
              <w:top w:val="single" w:sz="2" w:space="0" w:color="000000"/>
              <w:left w:val="single" w:sz="2" w:space="0" w:color="000000"/>
              <w:bottom w:val="single" w:sz="6" w:space="0" w:color="000000"/>
              <w:right w:val="single" w:sz="2" w:space="0" w:color="000000"/>
            </w:tcBorders>
            <w:tcMar>
              <w:top w:w="300" w:type="dxa"/>
              <w:left w:w="300" w:type="dxa"/>
              <w:bottom w:w="300" w:type="dxa"/>
              <w:right w:w="300" w:type="dxa"/>
            </w:tcMar>
            <w:hideMark/>
          </w:tcPr>
          <w:p w14:paraId="16A51D9A" w14:textId="77777777" w:rsidR="00222799" w:rsidRPr="00222799" w:rsidRDefault="00222799" w:rsidP="00222799">
            <w:r w:rsidRPr="00222799">
              <w:lastRenderedPageBreak/>
              <w:t>Шаблон 1</w:t>
            </w:r>
          </w:p>
        </w:tc>
        <w:tc>
          <w:tcPr>
            <w:tcW w:w="2500" w:type="pct"/>
            <w:tcBorders>
              <w:top w:val="single" w:sz="2" w:space="0" w:color="000000"/>
              <w:left w:val="single" w:sz="2" w:space="0" w:color="000000"/>
              <w:bottom w:val="single" w:sz="6" w:space="0" w:color="000000"/>
              <w:right w:val="single" w:sz="2" w:space="0" w:color="000000"/>
            </w:tcBorders>
            <w:tcMar>
              <w:top w:w="300" w:type="dxa"/>
              <w:left w:w="300" w:type="dxa"/>
              <w:bottom w:w="300" w:type="dxa"/>
              <w:right w:w="300" w:type="dxa"/>
            </w:tcMar>
            <w:hideMark/>
          </w:tcPr>
          <w:p w14:paraId="576D4A33" w14:textId="77777777" w:rsidR="00222799" w:rsidRPr="00222799" w:rsidRDefault="00222799" w:rsidP="00222799">
            <w:r w:rsidRPr="00222799">
              <w:t>Шаблон 2</w:t>
            </w:r>
          </w:p>
        </w:tc>
      </w:tr>
      <w:tr w:rsidR="00222799" w:rsidRPr="00222799" w14:paraId="3948973E" w14:textId="77777777" w:rsidTr="00222799">
        <w:tc>
          <w:tcPr>
            <w:tcW w:w="2500" w:type="pct"/>
            <w:tcBorders>
              <w:top w:val="nil"/>
              <w:left w:val="single" w:sz="2" w:space="0" w:color="D9D9D9"/>
              <w:bottom w:val="single" w:sz="6" w:space="0" w:color="D9D9D9"/>
              <w:right w:val="single" w:sz="2" w:space="0" w:color="D9D9D9"/>
            </w:tcBorders>
            <w:shd w:val="clear" w:color="auto" w:fill="FFFFFF"/>
            <w:tcMar>
              <w:top w:w="300" w:type="dxa"/>
              <w:left w:w="300" w:type="dxa"/>
              <w:bottom w:w="300" w:type="dxa"/>
              <w:right w:w="300" w:type="dxa"/>
            </w:tcMar>
            <w:hideMark/>
          </w:tcPr>
          <w:p w14:paraId="0AC818C0" w14:textId="77777777" w:rsidR="00222799" w:rsidRPr="00222799" w:rsidRDefault="00222799" w:rsidP="00222799">
            <w:r w:rsidRPr="00222799">
              <w:rPr>
                <w:b/>
                <w:bCs/>
              </w:rPr>
              <w:t>[Условие] [подлежащее - субъект] должен [глагол-действие] [объект] [дополнение]</w:t>
            </w:r>
          </w:p>
        </w:tc>
        <w:tc>
          <w:tcPr>
            <w:tcW w:w="2500" w:type="pct"/>
            <w:tcBorders>
              <w:top w:val="nil"/>
              <w:left w:val="single" w:sz="2" w:space="0" w:color="D9D9D9"/>
              <w:bottom w:val="single" w:sz="6" w:space="0" w:color="D9D9D9"/>
              <w:right w:val="single" w:sz="2" w:space="0" w:color="D9D9D9"/>
            </w:tcBorders>
            <w:shd w:val="clear" w:color="auto" w:fill="FFFFFF"/>
            <w:tcMar>
              <w:top w:w="300" w:type="dxa"/>
              <w:left w:w="300" w:type="dxa"/>
              <w:bottom w:w="300" w:type="dxa"/>
              <w:right w:w="300" w:type="dxa"/>
            </w:tcMar>
            <w:hideMark/>
          </w:tcPr>
          <w:p w14:paraId="396A2CE1" w14:textId="77777777" w:rsidR="00222799" w:rsidRPr="00222799" w:rsidRDefault="00222799" w:rsidP="00222799">
            <w:r w:rsidRPr="00222799">
              <w:rPr>
                <w:b/>
                <w:bCs/>
              </w:rPr>
              <w:t>[</w:t>
            </w:r>
            <w:proofErr w:type="spellStart"/>
            <w:r w:rsidRPr="00222799">
              <w:rPr>
                <w:b/>
                <w:bCs/>
              </w:rPr>
              <w:t>Cубъект</w:t>
            </w:r>
            <w:proofErr w:type="spellEnd"/>
            <w:r w:rsidRPr="00222799">
              <w:rPr>
                <w:b/>
                <w:bCs/>
              </w:rPr>
              <w:t>] должен [действие] [объект] [значение][дополнение]</w:t>
            </w:r>
          </w:p>
        </w:tc>
      </w:tr>
      <w:tr w:rsidR="00222799" w:rsidRPr="00222799" w14:paraId="6DA409A5" w14:textId="77777777" w:rsidTr="00222799">
        <w:tc>
          <w:tcPr>
            <w:tcW w:w="2500" w:type="pct"/>
            <w:tcBorders>
              <w:top w:val="single" w:sz="6" w:space="0" w:color="D9D9D9"/>
              <w:left w:val="single" w:sz="2" w:space="0" w:color="D9D9D9"/>
              <w:bottom w:val="single" w:sz="6" w:space="0" w:color="D9D9D9"/>
              <w:right w:val="single" w:sz="2" w:space="0" w:color="D9D9D9"/>
            </w:tcBorders>
            <w:shd w:val="clear" w:color="auto" w:fill="EEEEEE"/>
            <w:tcMar>
              <w:top w:w="300" w:type="dxa"/>
              <w:left w:w="300" w:type="dxa"/>
              <w:bottom w:w="300" w:type="dxa"/>
              <w:right w:w="300" w:type="dxa"/>
            </w:tcMar>
            <w:hideMark/>
          </w:tcPr>
          <w:p w14:paraId="30DF07C1" w14:textId="77777777" w:rsidR="00222799" w:rsidRPr="00222799" w:rsidRDefault="00222799" w:rsidP="00222799">
            <w:r w:rsidRPr="00222799">
              <w:t>[При смене статуса заказа] [система] должна [отобразить] [сообщение о новом статусе] [в личном кабинете клиента]</w:t>
            </w:r>
          </w:p>
        </w:tc>
        <w:tc>
          <w:tcPr>
            <w:tcW w:w="2500" w:type="pct"/>
            <w:tcBorders>
              <w:top w:val="single" w:sz="6" w:space="0" w:color="D9D9D9"/>
              <w:left w:val="single" w:sz="2" w:space="0" w:color="D9D9D9"/>
              <w:bottom w:val="single" w:sz="6" w:space="0" w:color="D9D9D9"/>
              <w:right w:val="single" w:sz="2" w:space="0" w:color="D9D9D9"/>
            </w:tcBorders>
            <w:shd w:val="clear" w:color="auto" w:fill="EEEEEE"/>
            <w:tcMar>
              <w:top w:w="300" w:type="dxa"/>
              <w:left w:w="300" w:type="dxa"/>
              <w:bottom w:w="300" w:type="dxa"/>
              <w:right w:w="300" w:type="dxa"/>
            </w:tcMar>
            <w:hideMark/>
          </w:tcPr>
          <w:p w14:paraId="773955F8" w14:textId="77777777" w:rsidR="00222799" w:rsidRPr="00222799" w:rsidRDefault="00222799" w:rsidP="00222799">
            <w:r w:rsidRPr="00222799">
              <w:t>[Подсистема отправки сообщений] должна [присваивать] [письму со ссылкой на подтверждение регистрации] [высший приоритет] [в очереди исходящих сообщений]</w:t>
            </w:r>
          </w:p>
        </w:tc>
      </w:tr>
    </w:tbl>
    <w:p w14:paraId="4912F733" w14:textId="77777777" w:rsidR="00222799" w:rsidRPr="00222799" w:rsidRDefault="00222799" w:rsidP="00222799">
      <w:r w:rsidRPr="00222799">
        <w:t>Этих рекомендаций, как правило, на практике оказывается недостаточно, потому что в процессе работы люди совершают множество ошибок. Хорошая новость заключается в том, что можно научиться выявлять эти ошибки, отслеживая определённые слова.</w:t>
      </w:r>
    </w:p>
    <w:p w14:paraId="77A24DE5" w14:textId="77777777" w:rsidR="00222799" w:rsidRPr="00222799" w:rsidRDefault="00222799" w:rsidP="00222799">
      <w:bookmarkStart w:id="3" w:name="quality"/>
      <w:bookmarkEnd w:id="3"/>
      <w:r w:rsidRPr="00222799">
        <w:t>Характеристики качества требований</w:t>
      </w:r>
    </w:p>
    <w:p w14:paraId="28933963" w14:textId="77777777" w:rsidR="00222799" w:rsidRPr="00222799" w:rsidRDefault="00222799" w:rsidP="00222799">
      <w:r w:rsidRPr="00222799">
        <w:t>Перед принятием проектных решений аналитики должны убедиться, что требования обладают достаточным качеством, иначе на более поздних этапах проекта неизбежно появятся ошибки реализации и проектирования. Характеристики качества требований в литературе и стандартах описаны, но как именно проводить анализ на соответствие этим критериям, обычно остаётся за скобками.</w:t>
      </w:r>
      <w:r w:rsidRPr="00222799">
        <w:br/>
      </w:r>
      <w:r w:rsidRPr="00222799">
        <w:br/>
        <w:t>То есть всем известно, что требования должны быть атомарными, отслеживаемыми и тому подобное. Но как это верифицировать, знают немногие.</w:t>
      </w:r>
    </w:p>
    <w:p w14:paraId="330D53B9" w14:textId="77777777" w:rsidR="00222799" w:rsidRPr="00222799" w:rsidRDefault="00222799" w:rsidP="00222799">
      <w:r w:rsidRPr="00222799">
        <w:t>Хорошей подсказкой для верификации требований может быть анализ текста. Такой анализ как раз позволяет убедиться, что у требований есть все желаемые свойства. То есть, в первую очередь, необходимо проанализировать лексику требований, </w:t>
      </w:r>
      <w:r w:rsidRPr="00222799">
        <w:rPr>
          <w:b/>
          <w:bCs/>
        </w:rPr>
        <w:t>посмотреть на</w:t>
      </w:r>
      <w:r w:rsidRPr="00222799">
        <w:t> </w:t>
      </w:r>
      <w:r w:rsidRPr="00222799">
        <w:rPr>
          <w:b/>
          <w:bCs/>
        </w:rPr>
        <w:t>требования как на текст</w:t>
      </w:r>
      <w:r w:rsidRPr="00222799">
        <w:t>.</w:t>
      </w:r>
      <w:r w:rsidRPr="00222799">
        <w:br/>
      </w:r>
      <w:r w:rsidRPr="00222799">
        <w:br/>
        <w:t>Сейчас мы постараемся восполнить этот пробел и потренируемся выявлять проблемы в качестве требований с помощью слов-маркеров. Для начала мне хотелось бы напомнить вам характеристики одиночного требования.</w:t>
      </w:r>
    </w:p>
    <w:p w14:paraId="2151A1FF" w14:textId="24ECFA19" w:rsidR="00222799" w:rsidRPr="00222799" w:rsidRDefault="00222799" w:rsidP="00222799">
      <w:r w:rsidRPr="00222799">
        <mc:AlternateContent>
          <mc:Choice Requires="wps">
            <w:drawing>
              <wp:inline distT="0" distB="0" distL="0" distR="0" wp14:anchorId="47568068" wp14:editId="52C9DB40">
                <wp:extent cx="304800" cy="304800"/>
                <wp:effectExtent l="0" t="0" r="0" b="0"/>
                <wp:docPr id="4"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DFB28"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C0798B" w14:textId="77777777" w:rsidR="00222799" w:rsidRPr="00222799" w:rsidRDefault="00222799" w:rsidP="00222799">
      <w:r w:rsidRPr="00222799">
        <w:t>Бывает так, что каждое требование в отдельности обладает всеми атрибутами качества, а вот весь набор требований не полон или противоречив. Поэтому выделяют ещё и критерии качества для набора требований.</w:t>
      </w:r>
    </w:p>
    <w:p w14:paraId="1A03B565" w14:textId="3453AED2" w:rsidR="00222799" w:rsidRPr="00222799" w:rsidRDefault="00222799" w:rsidP="00222799">
      <w:r w:rsidRPr="00222799">
        <mc:AlternateContent>
          <mc:Choice Requires="wps">
            <w:drawing>
              <wp:inline distT="0" distB="0" distL="0" distR="0" wp14:anchorId="5C88F3AA" wp14:editId="0B3CBE0D">
                <wp:extent cx="304800" cy="304800"/>
                <wp:effectExtent l="0" t="0" r="0" b="0"/>
                <wp:docPr id="3"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27901"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52ACC0" w14:textId="77777777" w:rsidR="00222799" w:rsidRPr="00222799" w:rsidRDefault="00222799" w:rsidP="00222799">
      <w:bookmarkStart w:id="4" w:name="problems"/>
      <w:bookmarkEnd w:id="4"/>
      <w:r w:rsidRPr="00222799">
        <w:t>Типовые проблемы в текстах требований</w:t>
      </w:r>
    </w:p>
    <w:p w14:paraId="4DB9F90C" w14:textId="77777777" w:rsidR="00222799" w:rsidRPr="00222799" w:rsidRDefault="00222799" w:rsidP="00222799">
      <w:r w:rsidRPr="00222799">
        <w:lastRenderedPageBreak/>
        <w:t>Сложной задачей при описании требований является формулирование их таким образом, чтобы они были краткими, четкими, информативными и не имели двойственных значений. Поэтому мы разобрали типовые проблемы и описали способы их решения, чтобы вы могли улучшить свои требования.</w:t>
      </w:r>
      <w:r w:rsidRPr="00222799">
        <w:br/>
        <w:t>Ниже представлен список типовых проблем, которые возникают при работе с требованиями:</w:t>
      </w:r>
      <w:r w:rsidRPr="00222799">
        <w:br/>
      </w:r>
    </w:p>
    <w:p w14:paraId="72941D25" w14:textId="77777777" w:rsidR="00222799" w:rsidRPr="00222799" w:rsidRDefault="00222799" w:rsidP="00222799">
      <w:pPr>
        <w:numPr>
          <w:ilvl w:val="0"/>
          <w:numId w:val="4"/>
        </w:numPr>
      </w:pPr>
      <w:r w:rsidRPr="00222799">
        <w:t>Страдательный залог и безличные предложения</w:t>
      </w:r>
    </w:p>
    <w:p w14:paraId="372F01D6" w14:textId="77777777" w:rsidR="00222799" w:rsidRPr="00222799" w:rsidRDefault="00222799" w:rsidP="00222799">
      <w:pPr>
        <w:numPr>
          <w:ilvl w:val="0"/>
          <w:numId w:val="4"/>
        </w:numPr>
      </w:pPr>
      <w:r w:rsidRPr="00222799">
        <w:t>Нанизывание отглагольных существительных</w:t>
      </w:r>
    </w:p>
    <w:p w14:paraId="21665014" w14:textId="77777777" w:rsidR="00222799" w:rsidRPr="00222799" w:rsidRDefault="00222799" w:rsidP="00222799">
      <w:pPr>
        <w:numPr>
          <w:ilvl w:val="0"/>
          <w:numId w:val="4"/>
        </w:numPr>
      </w:pPr>
      <w:r w:rsidRPr="00222799">
        <w:t>Общее слово вместо конкретного</w:t>
      </w:r>
    </w:p>
    <w:p w14:paraId="6D1AC0DE" w14:textId="77777777" w:rsidR="00222799" w:rsidRPr="00222799" w:rsidRDefault="00222799" w:rsidP="00222799">
      <w:pPr>
        <w:numPr>
          <w:ilvl w:val="0"/>
          <w:numId w:val="4"/>
        </w:numPr>
      </w:pPr>
      <w:r w:rsidRPr="00222799">
        <w:t>Не адекватные уровню требования существительные и глаголы</w:t>
      </w:r>
    </w:p>
    <w:p w14:paraId="3665E7EE" w14:textId="77777777" w:rsidR="00222799" w:rsidRPr="00222799" w:rsidRDefault="00222799" w:rsidP="00222799">
      <w:pPr>
        <w:numPr>
          <w:ilvl w:val="0"/>
          <w:numId w:val="4"/>
        </w:numPr>
      </w:pPr>
      <w:r w:rsidRPr="00222799">
        <w:t>Субъективный, относительный язык</w:t>
      </w:r>
    </w:p>
    <w:p w14:paraId="7E7F62DC" w14:textId="77777777" w:rsidR="00222799" w:rsidRPr="00222799" w:rsidRDefault="00222799" w:rsidP="00222799">
      <w:pPr>
        <w:numPr>
          <w:ilvl w:val="0"/>
          <w:numId w:val="4"/>
        </w:numPr>
      </w:pPr>
      <w:r w:rsidRPr="00222799">
        <w:t>Снятие ответственности</w:t>
      </w:r>
    </w:p>
    <w:p w14:paraId="7800841C" w14:textId="77777777" w:rsidR="00222799" w:rsidRPr="00222799" w:rsidRDefault="00222799" w:rsidP="00222799">
      <w:pPr>
        <w:numPr>
          <w:ilvl w:val="0"/>
          <w:numId w:val="4"/>
        </w:numPr>
      </w:pPr>
      <w:r w:rsidRPr="00222799">
        <w:t>Несколько требований в одном</w:t>
      </w:r>
    </w:p>
    <w:p w14:paraId="46D91F7B" w14:textId="77777777" w:rsidR="00222799" w:rsidRPr="00222799" w:rsidRDefault="00222799" w:rsidP="00222799">
      <w:pPr>
        <w:numPr>
          <w:ilvl w:val="0"/>
          <w:numId w:val="4"/>
        </w:numPr>
      </w:pPr>
      <w:r w:rsidRPr="00222799">
        <w:t>Неоднозначная логика высказывания</w:t>
      </w:r>
    </w:p>
    <w:p w14:paraId="12998E86" w14:textId="77777777" w:rsidR="00222799" w:rsidRPr="00222799" w:rsidRDefault="00222799" w:rsidP="00222799">
      <w:pPr>
        <w:numPr>
          <w:ilvl w:val="0"/>
          <w:numId w:val="4"/>
        </w:numPr>
      </w:pPr>
      <w:r w:rsidRPr="00222799">
        <w:t>Необязательная информация в требовании</w:t>
      </w:r>
    </w:p>
    <w:p w14:paraId="27FD602E" w14:textId="77777777" w:rsidR="00222799" w:rsidRPr="00222799" w:rsidRDefault="00222799" w:rsidP="00222799">
      <w:r w:rsidRPr="00222799">
        <w:br/>
        <w:t>Теперь рассмотрим каждую из проблем подробнее и попробуем выяснить, к чему эти проблемы могут привести.</w:t>
      </w:r>
    </w:p>
    <w:p w14:paraId="3E5F92B6" w14:textId="77777777" w:rsidR="00222799" w:rsidRPr="00222799" w:rsidRDefault="00222799" w:rsidP="00222799">
      <w:bookmarkStart w:id="5" w:name="passive"/>
      <w:bookmarkEnd w:id="5"/>
      <w:r w:rsidRPr="00222799">
        <w:t>Страдательный залог</w:t>
      </w:r>
    </w:p>
    <w:p w14:paraId="738C2D53" w14:textId="77777777" w:rsidR="00222799" w:rsidRPr="00222799" w:rsidRDefault="00222799" w:rsidP="00222799">
      <w:r w:rsidRPr="00222799">
        <w:t>В русском языке довольно часто используется страдательный залог, и требования не исключение: в них часто попадаются предложения, где непонятно кто действует, как будто всё происходит само по себе. Это приводит к тому, что при проектировании системы гораздо сложнее разбить систему на функциональные блоки и на подсистемы, чтобы определить какая подсистема выполняет ту или иную функцию, а также понять какие действия система осуществляет автоматически, какие — по команде пользователя, а какие вообще производит сам пользователь вне системы</w:t>
      </w:r>
      <w:r w:rsidRPr="00222799">
        <w:br/>
      </w:r>
      <w:r w:rsidRPr="00222799">
        <w:br/>
      </w:r>
      <w:r w:rsidRPr="00222799">
        <w:rPr>
          <w:b/>
          <w:bCs/>
        </w:rPr>
        <w:t>Рассмотрим пример (здесь и далее приведены примеры формулировки требований из реальных проектов).</w:t>
      </w:r>
      <w:r w:rsidRPr="00222799">
        <w:br/>
        <w:t>Требования со страдательным залогом:</w:t>
      </w:r>
    </w:p>
    <w:p w14:paraId="63B3C7DB" w14:textId="77777777" w:rsidR="00222799" w:rsidRPr="00222799" w:rsidRDefault="00222799" w:rsidP="00222799">
      <w:r w:rsidRPr="00222799">
        <w:t>1. Идентификатор учётной записи социальной сети, при помощи которой пользователь впервые вошёл на Портал, присоединяется к профилю пользователя.</w:t>
      </w:r>
      <w:r w:rsidRPr="00222799">
        <w:br/>
      </w:r>
      <w:r w:rsidRPr="00222799">
        <w:br/>
        <w:t>2. Актуальная программа курса должна быть размещена на Портале.</w:t>
      </w:r>
    </w:p>
    <w:p w14:paraId="0306FC65" w14:textId="77777777" w:rsidR="00222799" w:rsidRPr="00222799" w:rsidRDefault="00222799" w:rsidP="00222799">
      <w:r w:rsidRPr="00222799">
        <w:t>Как можно обратить внимание, эти требования не соответствуют характеристике «Завершённости». Требование 1 не полностью определено, ведь мы не знаем, как именно идентификатор присоединяется к профилю? Что это вообще значит? Кто это делает? В какой момент? Те же вопросы можно задать и в отношении требования 2.</w:t>
      </w:r>
      <w:r w:rsidRPr="00222799">
        <w:br/>
      </w:r>
      <w:r w:rsidRPr="00222799">
        <w:br/>
        <w:t>Как требования должны звучать (представим, что мы получили ответы на свои вопросы):</w:t>
      </w:r>
    </w:p>
    <w:p w14:paraId="3E0D6E62" w14:textId="77777777" w:rsidR="00222799" w:rsidRPr="00222799" w:rsidRDefault="00222799" w:rsidP="00222799">
      <w:r w:rsidRPr="00222799">
        <w:t>1. После входа на портал через учётную запись социальной сети, модуль авторизации должен сохранить идентификатор и </w:t>
      </w:r>
      <w:proofErr w:type="spellStart"/>
      <w:r w:rsidRPr="00222799">
        <w:t>email</w:t>
      </w:r>
      <w:proofErr w:type="spellEnd"/>
      <w:r w:rsidRPr="00222799">
        <w:t xml:space="preserve"> пользователя, полученный от социальной сети, в профиле </w:t>
      </w:r>
      <w:r w:rsidRPr="00222799">
        <w:lastRenderedPageBreak/>
        <w:t>пользователя.</w:t>
      </w:r>
      <w:r w:rsidRPr="00222799">
        <w:br/>
      </w:r>
      <w:r w:rsidRPr="00222799">
        <w:br/>
        <w:t>2. При изменении (добавлении, удалении, переименовании) тем курса в LMS, LMS должна автоматически передавать изменения на Портал, для раздела «программа курса» в опубликованном описании курса, публикация полученных изменений происходит автоматически.</w:t>
      </w:r>
    </w:p>
    <w:p w14:paraId="24506838" w14:textId="77777777" w:rsidR="00222799" w:rsidRPr="00222799" w:rsidRDefault="00222799" w:rsidP="00222799">
      <w:r w:rsidRPr="00222799">
        <w:t>Тут же можно выяснить дополнительные требования: нужно ли предусматривать возможность ручного изменения программы курса и должен ли кто-то из пользователей получать уведомление об автоматическом изменении. О таких смежных требованиях можно прочесть в нашей предыдущей статье </w:t>
      </w:r>
      <w:hyperlink r:id="rId6" w:history="1">
        <w:r w:rsidRPr="00222799">
          <w:rPr>
            <w:rStyle w:val="a3"/>
          </w:rPr>
          <w:t>Требования не меняются, это мы их </w:t>
        </w:r>
        <w:proofErr w:type="spellStart"/>
        <w:r w:rsidRPr="00222799">
          <w:rPr>
            <w:rStyle w:val="a3"/>
          </w:rPr>
          <w:t>недовыявили</w:t>
        </w:r>
        <w:proofErr w:type="spellEnd"/>
      </w:hyperlink>
      <w:r w:rsidRPr="00222799">
        <w:t>.</w:t>
      </w:r>
    </w:p>
    <w:p w14:paraId="3BBAE2D1" w14:textId="77777777" w:rsidR="00222799" w:rsidRPr="00222799" w:rsidRDefault="00222799" w:rsidP="00222799">
      <w:r w:rsidRPr="00222799">
        <w:t>СТОП-СЛОВА</w:t>
      </w:r>
      <w:r w:rsidRPr="00222799">
        <w:br/>
        <w:t>Страдательный залог</w:t>
      </w:r>
    </w:p>
    <w:p w14:paraId="0B9C47CB" w14:textId="77777777" w:rsidR="00222799" w:rsidRPr="00222799" w:rsidRDefault="00222799" w:rsidP="00222799">
      <w:r w:rsidRPr="00222799">
        <w:t xml:space="preserve">Следует явно указать </w:t>
      </w:r>
      <w:proofErr w:type="spellStart"/>
      <w:r w:rsidRPr="00222799">
        <w:t>актора</w:t>
      </w:r>
      <w:proofErr w:type="spellEnd"/>
      <w:r w:rsidRPr="00222799">
        <w:t> — того, кто выполняет действие, и не путать его с объектом, над которым выполняется действие</w:t>
      </w:r>
    </w:p>
    <w:p w14:paraId="057ADE63" w14:textId="77777777" w:rsidR="00222799" w:rsidRPr="00222799" w:rsidRDefault="00222799" w:rsidP="00222799">
      <w:r w:rsidRPr="00222799">
        <w:rPr>
          <w:b/>
          <w:bCs/>
        </w:rPr>
        <w:t>Глаголы с окончаниями -</w:t>
      </w:r>
      <w:proofErr w:type="spellStart"/>
      <w:r w:rsidRPr="00222799">
        <w:rPr>
          <w:b/>
          <w:bCs/>
        </w:rPr>
        <w:t>тся</w:t>
      </w:r>
      <w:proofErr w:type="spellEnd"/>
      <w:r w:rsidRPr="00222799">
        <w:rPr>
          <w:b/>
          <w:bCs/>
        </w:rPr>
        <w:t xml:space="preserve"> и -</w:t>
      </w:r>
      <w:proofErr w:type="spellStart"/>
      <w:r w:rsidRPr="00222799">
        <w:rPr>
          <w:b/>
          <w:bCs/>
        </w:rPr>
        <w:t>ться</w:t>
      </w:r>
      <w:proofErr w:type="spellEnd"/>
    </w:p>
    <w:p w14:paraId="55B232D0" w14:textId="77777777" w:rsidR="00222799" w:rsidRPr="00222799" w:rsidRDefault="00222799" w:rsidP="00222799">
      <w:pPr>
        <w:numPr>
          <w:ilvl w:val="0"/>
          <w:numId w:val="5"/>
        </w:numPr>
      </w:pPr>
      <w:r w:rsidRPr="00222799">
        <w:t>Расписание размещается</w:t>
      </w:r>
    </w:p>
    <w:p w14:paraId="30542DE7" w14:textId="77777777" w:rsidR="00222799" w:rsidRPr="00222799" w:rsidRDefault="00222799" w:rsidP="00222799">
      <w:pPr>
        <w:numPr>
          <w:ilvl w:val="0"/>
          <w:numId w:val="5"/>
        </w:numPr>
      </w:pPr>
      <w:r w:rsidRPr="00222799">
        <w:t>Сертификат должен создаваться</w:t>
      </w:r>
    </w:p>
    <w:p w14:paraId="2871D6AE" w14:textId="77777777" w:rsidR="00222799" w:rsidRPr="00222799" w:rsidRDefault="00222799" w:rsidP="00222799">
      <w:r w:rsidRPr="00222799">
        <w:br/>
      </w:r>
      <w:r w:rsidRPr="00222799">
        <w:rPr>
          <w:b/>
          <w:bCs/>
        </w:rPr>
        <w:t>Страдательные причастия в прошедшем времени</w:t>
      </w:r>
      <w:r w:rsidRPr="00222799">
        <w:br/>
      </w:r>
    </w:p>
    <w:p w14:paraId="324589EF" w14:textId="77777777" w:rsidR="00222799" w:rsidRPr="00222799" w:rsidRDefault="00222799" w:rsidP="00222799">
      <w:pPr>
        <w:numPr>
          <w:ilvl w:val="0"/>
          <w:numId w:val="6"/>
        </w:numPr>
      </w:pPr>
      <w:r w:rsidRPr="00222799">
        <w:t>Выбор пользователя учтен</w:t>
      </w:r>
    </w:p>
    <w:p w14:paraId="30C95C8F" w14:textId="77777777" w:rsidR="00222799" w:rsidRPr="00222799" w:rsidRDefault="00222799" w:rsidP="00222799">
      <w:pPr>
        <w:numPr>
          <w:ilvl w:val="0"/>
          <w:numId w:val="6"/>
        </w:numPr>
      </w:pPr>
      <w:r w:rsidRPr="00222799">
        <w:t>Расписание размещено</w:t>
      </w:r>
    </w:p>
    <w:p w14:paraId="37F09F69" w14:textId="77777777" w:rsidR="00222799" w:rsidRPr="00222799" w:rsidRDefault="00222799" w:rsidP="00222799">
      <w:r w:rsidRPr="00222799">
        <w:br/>
      </w:r>
      <w:r w:rsidRPr="00222799">
        <w:rPr>
          <w:b/>
          <w:bCs/>
        </w:rPr>
        <w:t>Причастия вместо глагола или вместе с глаголом «должен быть»</w:t>
      </w:r>
      <w:r w:rsidRPr="00222799">
        <w:br/>
      </w:r>
    </w:p>
    <w:p w14:paraId="2520413C" w14:textId="77777777" w:rsidR="00222799" w:rsidRPr="00222799" w:rsidRDefault="00222799" w:rsidP="00222799">
      <w:pPr>
        <w:numPr>
          <w:ilvl w:val="0"/>
          <w:numId w:val="7"/>
        </w:numPr>
      </w:pPr>
      <w:r w:rsidRPr="00222799">
        <w:t>Система обогащена данными</w:t>
      </w:r>
    </w:p>
    <w:p w14:paraId="61735637" w14:textId="77777777" w:rsidR="00222799" w:rsidRPr="00222799" w:rsidRDefault="00222799" w:rsidP="00222799">
      <w:pPr>
        <w:numPr>
          <w:ilvl w:val="0"/>
          <w:numId w:val="7"/>
        </w:numPr>
      </w:pPr>
      <w:r w:rsidRPr="00222799">
        <w:t>Билет должен быть проверен</w:t>
      </w:r>
    </w:p>
    <w:p w14:paraId="20BF5765" w14:textId="77777777" w:rsidR="00222799" w:rsidRPr="00222799" w:rsidRDefault="00222799" w:rsidP="00222799">
      <w:r w:rsidRPr="00222799">
        <w:br/>
      </w:r>
      <w:r w:rsidRPr="00222799">
        <w:br/>
      </w:r>
      <w:r w:rsidRPr="00222799">
        <w:br/>
      </w:r>
    </w:p>
    <w:p w14:paraId="6788883E" w14:textId="77777777" w:rsidR="00222799" w:rsidRPr="00222799" w:rsidRDefault="00222799" w:rsidP="00222799">
      <w:bookmarkStart w:id="6" w:name="impersonal"/>
      <w:bookmarkEnd w:id="6"/>
      <w:r w:rsidRPr="00222799">
        <w:t>Безличные предложения</w:t>
      </w:r>
    </w:p>
    <w:p w14:paraId="7BDFA875" w14:textId="77777777" w:rsidR="00222799" w:rsidRPr="00222799" w:rsidRDefault="00222799" w:rsidP="00222799">
      <w:r w:rsidRPr="00222799">
        <w:t>Бывает так, что в тексте требования вообще нет подлежащего, то есть из требования невозможно понять для кого или где оно должно быть реализовано.</w:t>
      </w:r>
      <w:r w:rsidRPr="00222799">
        <w:br/>
      </w:r>
      <w:r w:rsidRPr="00222799">
        <w:br/>
      </w:r>
      <w:r w:rsidRPr="00222799">
        <w:rPr>
          <w:b/>
          <w:bCs/>
        </w:rPr>
        <w:t>Рассмотрим пример</w:t>
      </w:r>
      <w:r w:rsidRPr="00222799">
        <w:br/>
        <w:t>Требование с безличным предложением:</w:t>
      </w:r>
    </w:p>
    <w:p w14:paraId="4E4E8CF6" w14:textId="77777777" w:rsidR="00222799" w:rsidRPr="00222799" w:rsidRDefault="00222799" w:rsidP="00222799">
      <w:r w:rsidRPr="00222799">
        <w:t>Иметь возможность просмотреть все полученные сертификаты на одной странице.</w:t>
      </w:r>
    </w:p>
    <w:p w14:paraId="368287F8" w14:textId="77777777" w:rsidR="00222799" w:rsidRPr="00222799" w:rsidRDefault="00222799" w:rsidP="00222799">
      <w:r w:rsidRPr="00222799">
        <w:t xml:space="preserve">Такое требование, также как и в предыдущем примере, не соответствует характеристике «Завершённость». В требовании недостаёт данных, отсутствие которых приведёт </w:t>
      </w:r>
      <w:r w:rsidRPr="00222799">
        <w:lastRenderedPageBreak/>
        <w:t>к неполноценности решения. Кто должен иметь возможность просмотреть? Также нарушается характеристика «</w:t>
      </w:r>
      <w:proofErr w:type="spellStart"/>
      <w:r w:rsidRPr="00222799">
        <w:t>Проверяемость</w:t>
      </w:r>
      <w:proofErr w:type="spellEnd"/>
      <w:r w:rsidRPr="00222799">
        <w:t>», так как в требовании не указано, для каких ролей нужно проверять возможность просмотра сертификата.</w:t>
      </w:r>
      <w:r w:rsidRPr="00222799">
        <w:br/>
      </w:r>
      <w:r w:rsidRPr="00222799">
        <w:br/>
        <w:t>Как требование должно звучать:</w:t>
      </w:r>
    </w:p>
    <w:p w14:paraId="48A6FD53" w14:textId="77777777" w:rsidR="00222799" w:rsidRPr="00222799" w:rsidRDefault="00222799" w:rsidP="00222799">
      <w:r w:rsidRPr="00222799">
        <w:t>Учащийся должен иметь возможность просмотреть все полученные им на платформе сертификаты на одной странице.</w:t>
      </w:r>
    </w:p>
    <w:p w14:paraId="495136E3" w14:textId="77777777" w:rsidR="00222799" w:rsidRPr="00222799" w:rsidRDefault="00222799" w:rsidP="00222799">
      <w:r w:rsidRPr="00222799">
        <w:t>Разумеется, понятие «сертификат» должно быть определено в глоссарии.</w:t>
      </w:r>
    </w:p>
    <w:p w14:paraId="4BB38538" w14:textId="77777777" w:rsidR="00222799" w:rsidRPr="00222799" w:rsidRDefault="00222799" w:rsidP="00222799">
      <w:r w:rsidRPr="00222799">
        <w:t>СТОП-СЛОВА</w:t>
      </w:r>
      <w:r w:rsidRPr="00222799">
        <w:br/>
        <w:t>Безличные предложения</w:t>
      </w:r>
    </w:p>
    <w:p w14:paraId="410A9E9E" w14:textId="77777777" w:rsidR="00222799" w:rsidRPr="00222799" w:rsidRDefault="00222799" w:rsidP="00222799">
      <w:r w:rsidRPr="00222799">
        <w:t>требование должно содержать подлежащее, и это должен быть элемент системы (или роль — для уровня операций)</w:t>
      </w:r>
    </w:p>
    <w:p w14:paraId="4F73F51B" w14:textId="77777777" w:rsidR="00222799" w:rsidRPr="00222799" w:rsidRDefault="00222799" w:rsidP="00222799">
      <w:r w:rsidRPr="00222799">
        <w:rPr>
          <w:b/>
          <w:bCs/>
        </w:rPr>
        <w:t>Косвенный падеж существительных</w:t>
      </w:r>
      <w:r w:rsidRPr="00222799">
        <w:rPr>
          <w:b/>
          <w:bCs/>
        </w:rPr>
        <w:br/>
        <w:t>(не именительный)</w:t>
      </w:r>
    </w:p>
    <w:p w14:paraId="2E8EE141" w14:textId="77777777" w:rsidR="00222799" w:rsidRPr="00222799" w:rsidRDefault="00222799" w:rsidP="00222799">
      <w:pPr>
        <w:numPr>
          <w:ilvl w:val="0"/>
          <w:numId w:val="8"/>
        </w:numPr>
      </w:pPr>
      <w:r w:rsidRPr="00222799">
        <w:t>Иметь возможность просмотреть…</w:t>
      </w:r>
    </w:p>
    <w:p w14:paraId="3A64494A" w14:textId="77777777" w:rsidR="00222799" w:rsidRPr="00222799" w:rsidRDefault="00222799" w:rsidP="00222799">
      <w:r w:rsidRPr="00222799">
        <w:br/>
      </w:r>
      <w:r w:rsidRPr="00222799">
        <w:rPr>
          <w:b/>
          <w:bCs/>
        </w:rPr>
        <w:t>Отсутствие подлежащего</w:t>
      </w:r>
      <w:r w:rsidRPr="00222799">
        <w:rPr>
          <w:b/>
          <w:bCs/>
        </w:rPr>
        <w:br/>
        <w:t>(предложение начинается сразу с глагола)</w:t>
      </w:r>
      <w:r w:rsidRPr="00222799">
        <w:br/>
      </w:r>
    </w:p>
    <w:p w14:paraId="345C6B15" w14:textId="77777777" w:rsidR="00222799" w:rsidRPr="00222799" w:rsidRDefault="00222799" w:rsidP="00222799">
      <w:pPr>
        <w:numPr>
          <w:ilvl w:val="0"/>
          <w:numId w:val="9"/>
        </w:numPr>
      </w:pPr>
      <w:r w:rsidRPr="00222799">
        <w:t>Создавать заявки нужно…</w:t>
      </w:r>
    </w:p>
    <w:p w14:paraId="5884DE3E" w14:textId="77777777" w:rsidR="00222799" w:rsidRPr="00222799" w:rsidRDefault="00222799" w:rsidP="00222799">
      <w:r w:rsidRPr="00222799">
        <w:br/>
      </w:r>
      <w:r w:rsidRPr="00222799">
        <w:rPr>
          <w:b/>
          <w:bCs/>
        </w:rPr>
        <w:t>Глаголы с окончаниями -</w:t>
      </w:r>
      <w:proofErr w:type="spellStart"/>
      <w:r w:rsidRPr="00222799">
        <w:rPr>
          <w:b/>
          <w:bCs/>
        </w:rPr>
        <w:t>тся</w:t>
      </w:r>
      <w:proofErr w:type="spellEnd"/>
      <w:r w:rsidRPr="00222799">
        <w:rPr>
          <w:b/>
          <w:bCs/>
        </w:rPr>
        <w:t xml:space="preserve"> и -</w:t>
      </w:r>
      <w:proofErr w:type="spellStart"/>
      <w:r w:rsidRPr="00222799">
        <w:rPr>
          <w:b/>
          <w:bCs/>
        </w:rPr>
        <w:t>ться</w:t>
      </w:r>
      <w:proofErr w:type="spellEnd"/>
      <w:r w:rsidRPr="00222799">
        <w:br/>
      </w:r>
    </w:p>
    <w:p w14:paraId="7C4ED3A6" w14:textId="77777777" w:rsidR="00222799" w:rsidRPr="00222799" w:rsidRDefault="00222799" w:rsidP="00222799">
      <w:pPr>
        <w:numPr>
          <w:ilvl w:val="0"/>
          <w:numId w:val="10"/>
        </w:numPr>
      </w:pPr>
      <w:r w:rsidRPr="00222799">
        <w:t>Заявки должны создаваться…</w:t>
      </w:r>
    </w:p>
    <w:p w14:paraId="771A936B" w14:textId="77777777" w:rsidR="00222799" w:rsidRPr="00222799" w:rsidRDefault="00222799" w:rsidP="00222799">
      <w:r w:rsidRPr="00222799">
        <w:br/>
      </w:r>
      <w:r w:rsidRPr="00222799">
        <w:rPr>
          <w:b/>
          <w:bCs/>
        </w:rPr>
        <w:t>Существительные</w:t>
      </w:r>
      <w:r w:rsidRPr="00222799">
        <w:br/>
      </w:r>
    </w:p>
    <w:p w14:paraId="5196637C" w14:textId="77777777" w:rsidR="00222799" w:rsidRPr="00222799" w:rsidRDefault="00222799" w:rsidP="00222799">
      <w:pPr>
        <w:numPr>
          <w:ilvl w:val="0"/>
          <w:numId w:val="11"/>
        </w:numPr>
      </w:pPr>
      <w:r w:rsidRPr="00222799">
        <w:t>возможность</w:t>
      </w:r>
    </w:p>
    <w:p w14:paraId="11737061" w14:textId="77777777" w:rsidR="00222799" w:rsidRPr="00222799" w:rsidRDefault="00222799" w:rsidP="00222799">
      <w:pPr>
        <w:numPr>
          <w:ilvl w:val="0"/>
          <w:numId w:val="11"/>
        </w:numPr>
      </w:pPr>
      <w:r w:rsidRPr="00222799">
        <w:t>функция</w:t>
      </w:r>
    </w:p>
    <w:p w14:paraId="14AAF509" w14:textId="77777777" w:rsidR="00222799" w:rsidRPr="00222799" w:rsidRDefault="00222799" w:rsidP="00222799">
      <w:pPr>
        <w:numPr>
          <w:ilvl w:val="0"/>
          <w:numId w:val="11"/>
        </w:numPr>
      </w:pPr>
      <w:r w:rsidRPr="00222799">
        <w:t>пользователь</w:t>
      </w:r>
    </w:p>
    <w:p w14:paraId="7D870BCB" w14:textId="77777777" w:rsidR="00222799" w:rsidRPr="00222799" w:rsidRDefault="00222799" w:rsidP="00222799">
      <w:bookmarkStart w:id="7" w:name="verbalnoun"/>
      <w:bookmarkEnd w:id="7"/>
      <w:r w:rsidRPr="00222799">
        <w:t>Отглагольные существительные</w:t>
      </w:r>
    </w:p>
    <w:p w14:paraId="40DC6D6C" w14:textId="77777777" w:rsidR="00222799" w:rsidRPr="00222799" w:rsidRDefault="00222799" w:rsidP="00222799">
      <w:r w:rsidRPr="00222799">
        <w:rPr>
          <w:b/>
          <w:bCs/>
        </w:rPr>
        <w:t>Отглагольное существительное</w:t>
      </w:r>
      <w:r w:rsidRPr="00222799">
        <w:t> — это слово, обозначающее предмет, связанный с действием без указания на лицо и время его выполнения. В результате применения отглагольных существительных текст выглядит более научно, но менее понятно, так как существительных много, а конкретики мало.</w:t>
      </w:r>
      <w:r w:rsidRPr="00222799">
        <w:br/>
      </w:r>
      <w:r w:rsidRPr="00222799">
        <w:br/>
      </w:r>
      <w:r w:rsidRPr="00222799">
        <w:rPr>
          <w:b/>
          <w:bCs/>
        </w:rPr>
        <w:t>Рассмотрим пример</w:t>
      </w:r>
      <w:r w:rsidRPr="00222799">
        <w:br/>
        <w:t>Требование с отглагольными существительными:</w:t>
      </w:r>
    </w:p>
    <w:p w14:paraId="635E99AE" w14:textId="77777777" w:rsidR="00222799" w:rsidRPr="00222799" w:rsidRDefault="00222799" w:rsidP="00222799">
      <w:r w:rsidRPr="00222799">
        <w:t>Система должна обеспечивать возможность хранения информации о местоположении вагонов.</w:t>
      </w:r>
    </w:p>
    <w:p w14:paraId="3F3A930F" w14:textId="77777777" w:rsidR="00222799" w:rsidRPr="00222799" w:rsidRDefault="00222799" w:rsidP="00222799">
      <w:r w:rsidRPr="00222799">
        <w:lastRenderedPageBreak/>
        <w:t>На первый взгляд, проблема с отглагольными существительными заключается только в утяжелении требований, но на самом деле такое требование не соответствует характеристикам «Однозначность» и «</w:t>
      </w:r>
      <w:proofErr w:type="spellStart"/>
      <w:r w:rsidRPr="00222799">
        <w:t>Проверяемость</w:t>
      </w:r>
      <w:proofErr w:type="spellEnd"/>
      <w:r w:rsidRPr="00222799">
        <w:t>». А часто употребляемое выражение «система должна обеспечивать возможность» может относиться не только к программной системе, но и к аппаратному обеспечению, организационным процессам или даже квалификации персонала.</w:t>
      </w:r>
      <w:r w:rsidRPr="00222799">
        <w:br/>
      </w:r>
      <w:r w:rsidRPr="00222799">
        <w:br/>
        <w:t>Отдельно стоит отметить слово «информация», которое вообще ничего конкретного не означает. Проверить, что система сохранила «информацию» невозможно без описания конкретного состава этой информации.</w:t>
      </w:r>
      <w:r w:rsidRPr="00222799">
        <w:br/>
      </w:r>
      <w:r w:rsidRPr="00222799">
        <w:br/>
        <w:t>Как требование должно звучать:</w:t>
      </w:r>
    </w:p>
    <w:p w14:paraId="4528810A" w14:textId="77777777" w:rsidR="00222799" w:rsidRPr="00222799" w:rsidRDefault="00222799" w:rsidP="00222799">
      <w:r w:rsidRPr="00222799">
        <w:t>Система должна сохранять местоположение вагона.</w:t>
      </w:r>
    </w:p>
    <w:p w14:paraId="3DEB2743" w14:textId="77777777" w:rsidR="00222799" w:rsidRPr="00222799" w:rsidRDefault="00222799" w:rsidP="00222799">
      <w:r w:rsidRPr="00222799">
        <w:t>И тут сразу возникает резонный вопрос — когда, в какой момент она должна сохранять местоположение? И как, всё-таки, описывается местоположение? Надеюсь, это понятие также описано в глоссарии.</w:t>
      </w:r>
    </w:p>
    <w:p w14:paraId="014E0BE3" w14:textId="77777777" w:rsidR="00222799" w:rsidRPr="00222799" w:rsidRDefault="00222799" w:rsidP="00222799">
      <w:r w:rsidRPr="00222799">
        <w:t>СТОП-СЛОВА</w:t>
      </w:r>
      <w:r w:rsidRPr="00222799">
        <w:br/>
        <w:t>Отглагольные существительные</w:t>
      </w:r>
    </w:p>
    <w:p w14:paraId="2A2AAF13" w14:textId="77777777" w:rsidR="00222799" w:rsidRPr="00222799" w:rsidRDefault="00222799" w:rsidP="00222799">
      <w:r w:rsidRPr="00222799">
        <w:t>требование должно быть максимально простым для восприятия, для этого необходимо отказаться от последовательности лишних существительных</w:t>
      </w:r>
    </w:p>
    <w:p w14:paraId="428B3ACE" w14:textId="77777777" w:rsidR="00222799" w:rsidRPr="00222799" w:rsidRDefault="00222799" w:rsidP="00222799">
      <w:r w:rsidRPr="00222799">
        <w:rPr>
          <w:b/>
          <w:bCs/>
        </w:rPr>
        <w:t>Слова с окончанием:</w:t>
      </w:r>
      <w:r w:rsidRPr="00222799">
        <w:br/>
        <w:t>— ость</w:t>
      </w:r>
      <w:r w:rsidRPr="00222799">
        <w:br/>
        <w:t>— </w:t>
      </w:r>
      <w:proofErr w:type="spellStart"/>
      <w:r w:rsidRPr="00222799">
        <w:t>ция</w:t>
      </w:r>
      <w:proofErr w:type="spellEnd"/>
      <w:r w:rsidRPr="00222799">
        <w:br/>
        <w:t>— </w:t>
      </w:r>
      <w:proofErr w:type="spellStart"/>
      <w:r w:rsidRPr="00222799">
        <w:t>овка</w:t>
      </w:r>
      <w:proofErr w:type="spellEnd"/>
      <w:r w:rsidRPr="00222799">
        <w:br/>
        <w:t>— </w:t>
      </w:r>
      <w:proofErr w:type="spellStart"/>
      <w:r w:rsidRPr="00222799">
        <w:t>вие</w:t>
      </w:r>
      <w:proofErr w:type="spellEnd"/>
      <w:r w:rsidRPr="00222799">
        <w:br/>
        <w:t>— </w:t>
      </w:r>
      <w:proofErr w:type="spellStart"/>
      <w:r w:rsidRPr="00222799">
        <w:t>ние</w:t>
      </w:r>
      <w:proofErr w:type="spellEnd"/>
      <w:r w:rsidRPr="00222799">
        <w:br/>
      </w:r>
      <w:r w:rsidRPr="00222799">
        <w:br/>
      </w:r>
      <w:r w:rsidRPr="00222799">
        <w:rPr>
          <w:b/>
          <w:bCs/>
        </w:rPr>
        <w:t>Более двух существительных подряд</w:t>
      </w:r>
      <w:r w:rsidRPr="00222799">
        <w:br/>
        <w:t>база знаний информации клиента</w:t>
      </w:r>
      <w:r w:rsidRPr="00222799">
        <w:br/>
      </w:r>
      <w:r w:rsidRPr="00222799">
        <w:br/>
      </w:r>
      <w:r w:rsidRPr="00222799">
        <w:rPr>
          <w:b/>
          <w:bCs/>
        </w:rPr>
        <w:t>Слова «возможность» и «информация»</w:t>
      </w:r>
      <w:r w:rsidRPr="00222799">
        <w:br/>
      </w:r>
      <w:r w:rsidRPr="00222799">
        <w:br/>
        <w:t>Пример: «Система должна обеспечивать возможность хранения информации о местоположении вагонов»</w:t>
      </w:r>
      <w:r w:rsidRPr="00222799">
        <w:br/>
        <w:t>Правильно: «Система должна сохранять местоположение вагона»</w:t>
      </w:r>
    </w:p>
    <w:p w14:paraId="725BBA13" w14:textId="77777777" w:rsidR="00222799" w:rsidRPr="00222799" w:rsidRDefault="00222799" w:rsidP="00222799">
      <w:bookmarkStart w:id="8" w:name="common"/>
      <w:bookmarkEnd w:id="8"/>
      <w:r w:rsidRPr="00222799">
        <w:t>Общее слово вместо конкретного</w:t>
      </w:r>
    </w:p>
    <w:p w14:paraId="43FE6D21" w14:textId="77777777" w:rsidR="00222799" w:rsidRPr="00222799" w:rsidRDefault="00222799" w:rsidP="00222799">
      <w:r w:rsidRPr="00222799">
        <w:t>Ещё одна частая проблема в требованиях — общие слова. Дело в том, что общие слова не несут никакого конкретного смысла. Во избежание неопределённости необходимо совсем отказаться от общих слов или использовать их в ограниченном количестве, например, при описании высокоуровневых требований.</w:t>
      </w:r>
      <w:r w:rsidRPr="00222799">
        <w:br/>
      </w:r>
      <w:r w:rsidRPr="00222799">
        <w:br/>
        <w:t xml:space="preserve">Для удобства работы с требованиями их обычно классифицируют по уровням. Представление об этих уровнях необходимо для анализа текста требований, так как зачастую </w:t>
      </w:r>
      <w:proofErr w:type="gramStart"/>
      <w:r w:rsidRPr="00222799">
        <w:t>требование</w:t>
      </w:r>
      <w:proofErr w:type="gramEnd"/>
      <w:r w:rsidRPr="00222799">
        <w:t xml:space="preserve"> которое адекватно на одном уровне, на другом уже звучит неопределенно.</w:t>
      </w:r>
      <w:r w:rsidRPr="00222799">
        <w:br/>
      </w:r>
      <w:r w:rsidRPr="00222799">
        <w:br/>
        <w:t>Существуют следующие уровни требований:</w:t>
      </w:r>
      <w:r w:rsidRPr="00222799">
        <w:br/>
      </w:r>
    </w:p>
    <w:p w14:paraId="12AD5924" w14:textId="77777777" w:rsidR="00222799" w:rsidRPr="00222799" w:rsidRDefault="00222799" w:rsidP="00222799">
      <w:pPr>
        <w:numPr>
          <w:ilvl w:val="0"/>
          <w:numId w:val="12"/>
        </w:numPr>
      </w:pPr>
      <w:r w:rsidRPr="00222799">
        <w:lastRenderedPageBreak/>
        <w:t>Цели менеджмента (бизнес-требования)</w:t>
      </w:r>
    </w:p>
    <w:p w14:paraId="1F417EDD" w14:textId="77777777" w:rsidR="00222799" w:rsidRPr="00222799" w:rsidRDefault="00222799" w:rsidP="00222799">
      <w:pPr>
        <w:numPr>
          <w:ilvl w:val="0"/>
          <w:numId w:val="12"/>
        </w:numPr>
      </w:pPr>
      <w:r w:rsidRPr="00222799">
        <w:t>Цели стейкхолдеров (уровень операций)</w:t>
      </w:r>
    </w:p>
    <w:p w14:paraId="2EACB463" w14:textId="77777777" w:rsidR="00222799" w:rsidRPr="00222799" w:rsidRDefault="00222799" w:rsidP="00222799">
      <w:pPr>
        <w:numPr>
          <w:ilvl w:val="0"/>
          <w:numId w:val="12"/>
        </w:numPr>
      </w:pPr>
      <w:r w:rsidRPr="00222799">
        <w:t>Требования к системе</w:t>
      </w:r>
    </w:p>
    <w:p w14:paraId="3290F41C" w14:textId="77777777" w:rsidR="00222799" w:rsidRPr="00222799" w:rsidRDefault="00222799" w:rsidP="00222799">
      <w:pPr>
        <w:numPr>
          <w:ilvl w:val="0"/>
          <w:numId w:val="12"/>
        </w:numPr>
      </w:pPr>
      <w:r w:rsidRPr="00222799">
        <w:t>Требования к элементу системы</w:t>
      </w:r>
    </w:p>
    <w:p w14:paraId="7DF1AE36" w14:textId="77777777" w:rsidR="00222799" w:rsidRPr="00222799" w:rsidRDefault="00222799" w:rsidP="00222799">
      <w:r w:rsidRPr="00222799">
        <w:t>Если вы пишете высокоуровневые требования для бизнеса и используете общие слова, убедитесь, что и вы, и бизнес понимаете каждое общее слово одинаково. Потому что, когда вы перейдёте на уровень требований к системе, уже не должно остаться общих слов, все они должны быть детализированы.</w:t>
      </w:r>
      <w:r w:rsidRPr="00222799">
        <w:br/>
      </w:r>
      <w:r w:rsidRPr="00222799">
        <w:br/>
        <w:t>Чтобы проверить, является ли конкретное слово общим, можно подставить местоимение «какой-то» и посмотреть, что из этого получится. Если требование с местоимением благозвучно, то перед вами общее слово, если что-то не вяжется, то всё в порядке.</w:t>
      </w:r>
      <w:r w:rsidRPr="00222799">
        <w:br/>
      </w:r>
      <w:r w:rsidRPr="00222799">
        <w:br/>
      </w:r>
      <w:r w:rsidRPr="00222799">
        <w:rPr>
          <w:b/>
          <w:bCs/>
        </w:rPr>
        <w:t>Рассмотрим пример</w:t>
      </w:r>
      <w:r w:rsidRPr="00222799">
        <w:br/>
        <w:t>Предположим, что перед сдачей руководителю, мы решили перепроверить написанные ранее требования. Сейчас мы имеем требования:</w:t>
      </w:r>
    </w:p>
    <w:p w14:paraId="3BB537DE" w14:textId="77777777" w:rsidR="00222799" w:rsidRPr="00222799" w:rsidRDefault="00222799" w:rsidP="00222799">
      <w:r w:rsidRPr="00222799">
        <w:t>1. Система должна обрабатывать информацию о заказах клиентов.</w:t>
      </w:r>
      <w:r w:rsidRPr="00222799">
        <w:br/>
      </w:r>
      <w:r w:rsidRPr="00222799">
        <w:br/>
        <w:t>2. Администратору должен предоставляться отчет о действиях пользователя.</w:t>
      </w:r>
    </w:p>
    <w:p w14:paraId="322D0901" w14:textId="77777777" w:rsidR="00222799" w:rsidRPr="00222799" w:rsidRDefault="00222799" w:rsidP="00222799">
      <w:r w:rsidRPr="00222799">
        <w:t>Как вы могли заметить, такие требования не соответствуют характеристике «Адекватность уровню». В требованиях отсутствует конкретика.</w:t>
      </w:r>
      <w:r w:rsidRPr="00222799">
        <w:br/>
      </w:r>
      <w:r w:rsidRPr="00222799">
        <w:br/>
        <w:t>Чтобы проверить требования на общие слова добавляем местоимение «какой-то», получаем следующие требования:</w:t>
      </w:r>
    </w:p>
    <w:p w14:paraId="04BF3E8A" w14:textId="77777777" w:rsidR="00222799" w:rsidRPr="00222799" w:rsidRDefault="00222799" w:rsidP="00222799">
      <w:r w:rsidRPr="00222799">
        <w:t>1. Система должна обрабатывать информацию </w:t>
      </w:r>
      <w:r w:rsidRPr="00222799">
        <w:rPr>
          <w:b/>
          <w:bCs/>
        </w:rPr>
        <w:t>о каких-то заказах</w:t>
      </w:r>
      <w:r w:rsidRPr="00222799">
        <w:t> клиентов.</w:t>
      </w:r>
      <w:r w:rsidRPr="00222799">
        <w:br/>
      </w:r>
      <w:r w:rsidRPr="00222799">
        <w:br/>
        <w:t>2. Администратору должен предоставляться отчёт </w:t>
      </w:r>
      <w:r w:rsidRPr="00222799">
        <w:rPr>
          <w:b/>
          <w:bCs/>
        </w:rPr>
        <w:t>о каких-то</w:t>
      </w:r>
      <w:r w:rsidRPr="00222799">
        <w:t> действиях пользователя.</w:t>
      </w:r>
    </w:p>
    <w:p w14:paraId="37CED913" w14:textId="77777777" w:rsidR="00222799" w:rsidRPr="00222799" w:rsidRDefault="00222799" w:rsidP="00222799">
      <w:r w:rsidRPr="00222799">
        <w:t>Получившиеся требования звучат хорошо, всё как будто на своем месте, но как раз это и должно нас насторожить. Если требование с проверочным местоимением благозвучно, то мы имеем дело с общим словом, а его в требованиях быть не должно. Попробуем исправить первоначальные требования, конкретизировав их:</w:t>
      </w:r>
    </w:p>
    <w:p w14:paraId="156A7670" w14:textId="77777777" w:rsidR="00222799" w:rsidRPr="00222799" w:rsidRDefault="00222799" w:rsidP="00222799">
      <w:r w:rsidRPr="00222799">
        <w:t>1. Система должна обрабатывать информацию о </w:t>
      </w:r>
      <w:r w:rsidRPr="00222799">
        <w:rPr>
          <w:b/>
          <w:bCs/>
        </w:rPr>
        <w:t>текущих заказах</w:t>
      </w:r>
      <w:r w:rsidRPr="00222799">
        <w:t> клиентов.</w:t>
      </w:r>
      <w:r w:rsidRPr="00222799">
        <w:br/>
      </w:r>
      <w:r w:rsidRPr="00222799">
        <w:br/>
        <w:t>2. Администратору должен предоставляться отчёт об </w:t>
      </w:r>
      <w:r w:rsidRPr="00222799">
        <w:rPr>
          <w:b/>
          <w:bCs/>
        </w:rPr>
        <w:t>успешных входах</w:t>
      </w:r>
      <w:r w:rsidRPr="00222799">
        <w:t> пользователя в систему.</w:t>
      </w:r>
    </w:p>
    <w:p w14:paraId="304E5392" w14:textId="77777777" w:rsidR="00222799" w:rsidRPr="00222799" w:rsidRDefault="00222799" w:rsidP="00222799">
      <w:r w:rsidRPr="00222799">
        <w:t>Мы добавили по одному уточняющему слову к каждому требованию. Теперь попробуем подставить местоимение «какой-то» для проверки:</w:t>
      </w:r>
    </w:p>
    <w:p w14:paraId="47E8DA4F" w14:textId="77777777" w:rsidR="00222799" w:rsidRPr="00222799" w:rsidRDefault="00222799" w:rsidP="00222799">
      <w:r w:rsidRPr="00222799">
        <w:t>1. Система должна обрабатывать информацию о </w:t>
      </w:r>
      <w:r w:rsidRPr="00222799">
        <w:rPr>
          <w:b/>
          <w:bCs/>
        </w:rPr>
        <w:t>каких-то текущих</w:t>
      </w:r>
      <w:r w:rsidRPr="00222799">
        <w:t> </w:t>
      </w:r>
      <w:r w:rsidRPr="00222799">
        <w:rPr>
          <w:b/>
          <w:bCs/>
        </w:rPr>
        <w:t>заказах</w:t>
      </w:r>
      <w:r w:rsidRPr="00222799">
        <w:t> клиентов.</w:t>
      </w:r>
      <w:r w:rsidRPr="00222799">
        <w:br/>
      </w:r>
      <w:r w:rsidRPr="00222799">
        <w:br/>
        <w:t>2. Администратору должен предоставляться отчёт об </w:t>
      </w:r>
      <w:r w:rsidRPr="00222799">
        <w:rPr>
          <w:b/>
          <w:bCs/>
        </w:rPr>
        <w:t>каких-то успешных</w:t>
      </w:r>
      <w:r w:rsidRPr="00222799">
        <w:t> </w:t>
      </w:r>
      <w:r w:rsidRPr="00222799">
        <w:rPr>
          <w:b/>
          <w:bCs/>
        </w:rPr>
        <w:t>входах</w:t>
      </w:r>
      <w:r w:rsidRPr="00222799">
        <w:t> пользователя в систему.</w:t>
      </w:r>
    </w:p>
    <w:p w14:paraId="4B0BF379" w14:textId="77777777" w:rsidR="00222799" w:rsidRPr="00222799" w:rsidRDefault="00222799" w:rsidP="00222799">
      <w:r w:rsidRPr="00222799">
        <w:t>Вы уже заметили? Местоимение здесь явно лишнее, а значит, перед нами качественное требование.</w:t>
      </w:r>
    </w:p>
    <w:p w14:paraId="24883C94" w14:textId="77777777" w:rsidR="00222799" w:rsidRPr="00222799" w:rsidRDefault="00222799" w:rsidP="00222799">
      <w:r w:rsidRPr="00222799">
        <w:rPr>
          <w:b/>
          <w:bCs/>
        </w:rPr>
        <w:lastRenderedPageBreak/>
        <w:t>СТОП-СЛОВА</w:t>
      </w:r>
      <w:r w:rsidRPr="00222799">
        <w:br/>
      </w:r>
      <w:r w:rsidRPr="00222799">
        <w:rPr>
          <w:b/>
          <w:bCs/>
        </w:rPr>
        <w:t>Общее слово вместо конкретного</w:t>
      </w:r>
      <w:r w:rsidRPr="00222799">
        <w:br/>
      </w:r>
      <w:r w:rsidRPr="00222799">
        <w:br/>
        <w:t>следует использовать конкретные слова для объектов и действий с учетом вашего уровня требований. Абстрактные слова должны быть конкретизированы хотя бы в требованиях более низких уровней</w:t>
      </w:r>
    </w:p>
    <w:p w14:paraId="1988C885" w14:textId="77777777" w:rsidR="00222799" w:rsidRPr="00222799" w:rsidRDefault="00222799" w:rsidP="00222799">
      <w:r w:rsidRPr="00222799">
        <w:rPr>
          <w:b/>
          <w:bCs/>
        </w:rPr>
        <w:t>Глаголы</w:t>
      </w:r>
    </w:p>
    <w:p w14:paraId="2F81461F" w14:textId="77777777" w:rsidR="00222799" w:rsidRPr="00222799" w:rsidRDefault="00222799" w:rsidP="00222799">
      <w:pPr>
        <w:numPr>
          <w:ilvl w:val="0"/>
          <w:numId w:val="13"/>
        </w:numPr>
      </w:pPr>
      <w:r w:rsidRPr="00222799">
        <w:t>контролировать</w:t>
      </w:r>
    </w:p>
    <w:p w14:paraId="0D6BE8C2" w14:textId="77777777" w:rsidR="00222799" w:rsidRPr="00222799" w:rsidRDefault="00222799" w:rsidP="00222799">
      <w:pPr>
        <w:numPr>
          <w:ilvl w:val="0"/>
          <w:numId w:val="13"/>
        </w:numPr>
      </w:pPr>
      <w:r w:rsidRPr="00222799">
        <w:t>согласовывать</w:t>
      </w:r>
    </w:p>
    <w:p w14:paraId="7FCD179D" w14:textId="77777777" w:rsidR="00222799" w:rsidRPr="00222799" w:rsidRDefault="00222799" w:rsidP="00222799">
      <w:pPr>
        <w:numPr>
          <w:ilvl w:val="0"/>
          <w:numId w:val="13"/>
        </w:numPr>
      </w:pPr>
      <w:r w:rsidRPr="00222799">
        <w:t>осуществлять</w:t>
      </w:r>
    </w:p>
    <w:p w14:paraId="7A0FEAA0" w14:textId="77777777" w:rsidR="00222799" w:rsidRPr="00222799" w:rsidRDefault="00222799" w:rsidP="00222799">
      <w:pPr>
        <w:numPr>
          <w:ilvl w:val="0"/>
          <w:numId w:val="13"/>
        </w:numPr>
      </w:pPr>
      <w:r w:rsidRPr="00222799">
        <w:t>поддерживать</w:t>
      </w:r>
    </w:p>
    <w:p w14:paraId="4FA9016C" w14:textId="77777777" w:rsidR="00222799" w:rsidRPr="00222799" w:rsidRDefault="00222799" w:rsidP="00222799">
      <w:pPr>
        <w:numPr>
          <w:ilvl w:val="0"/>
          <w:numId w:val="13"/>
        </w:numPr>
      </w:pPr>
      <w:r w:rsidRPr="00222799">
        <w:t>обрабатывать</w:t>
      </w:r>
    </w:p>
    <w:p w14:paraId="21A86B78" w14:textId="77777777" w:rsidR="00222799" w:rsidRPr="00222799" w:rsidRDefault="00222799" w:rsidP="00222799">
      <w:pPr>
        <w:numPr>
          <w:ilvl w:val="0"/>
          <w:numId w:val="13"/>
        </w:numPr>
      </w:pPr>
      <w:r w:rsidRPr="00222799">
        <w:t>отслеживать</w:t>
      </w:r>
    </w:p>
    <w:p w14:paraId="552FAF43" w14:textId="77777777" w:rsidR="00222799" w:rsidRPr="00222799" w:rsidRDefault="00222799" w:rsidP="00222799">
      <w:pPr>
        <w:numPr>
          <w:ilvl w:val="0"/>
          <w:numId w:val="13"/>
        </w:numPr>
      </w:pPr>
      <w:r w:rsidRPr="00222799">
        <w:t>защищать</w:t>
      </w:r>
    </w:p>
    <w:p w14:paraId="216380EC" w14:textId="77777777" w:rsidR="00222799" w:rsidRPr="00222799" w:rsidRDefault="00222799" w:rsidP="00222799">
      <w:pPr>
        <w:numPr>
          <w:ilvl w:val="0"/>
          <w:numId w:val="13"/>
        </w:numPr>
      </w:pPr>
      <w:r w:rsidRPr="00222799">
        <w:t>исполнять</w:t>
      </w:r>
    </w:p>
    <w:p w14:paraId="0155A093" w14:textId="77777777" w:rsidR="00222799" w:rsidRPr="00222799" w:rsidRDefault="00222799" w:rsidP="00222799">
      <w:pPr>
        <w:numPr>
          <w:ilvl w:val="0"/>
          <w:numId w:val="13"/>
        </w:numPr>
      </w:pPr>
      <w:r w:rsidRPr="00222799">
        <w:t>проверять</w:t>
      </w:r>
    </w:p>
    <w:p w14:paraId="4CFDDBC7" w14:textId="77777777" w:rsidR="00222799" w:rsidRPr="00222799" w:rsidRDefault="00222799" w:rsidP="00222799">
      <w:pPr>
        <w:numPr>
          <w:ilvl w:val="0"/>
          <w:numId w:val="13"/>
        </w:numPr>
      </w:pPr>
      <w:r w:rsidRPr="00222799">
        <w:t>управлять</w:t>
      </w:r>
    </w:p>
    <w:p w14:paraId="41E539DC" w14:textId="77777777" w:rsidR="00222799" w:rsidRPr="00222799" w:rsidRDefault="00222799" w:rsidP="00222799">
      <w:r w:rsidRPr="00222799">
        <w:rPr>
          <w:b/>
          <w:bCs/>
        </w:rPr>
        <w:t>Существительные</w:t>
      </w:r>
    </w:p>
    <w:p w14:paraId="11E986B0" w14:textId="77777777" w:rsidR="00222799" w:rsidRPr="00222799" w:rsidRDefault="00222799" w:rsidP="00222799">
      <w:pPr>
        <w:numPr>
          <w:ilvl w:val="0"/>
          <w:numId w:val="14"/>
        </w:numPr>
      </w:pPr>
      <w:r w:rsidRPr="00222799">
        <w:t>соответствие формату</w:t>
      </w:r>
    </w:p>
    <w:p w14:paraId="46E0D8A4" w14:textId="77777777" w:rsidR="00222799" w:rsidRPr="00222799" w:rsidRDefault="00222799" w:rsidP="00222799">
      <w:pPr>
        <w:numPr>
          <w:ilvl w:val="0"/>
          <w:numId w:val="14"/>
        </w:numPr>
      </w:pPr>
      <w:r w:rsidRPr="00222799">
        <w:t>информация</w:t>
      </w:r>
    </w:p>
    <w:p w14:paraId="3AE3E917" w14:textId="77777777" w:rsidR="00222799" w:rsidRPr="00222799" w:rsidRDefault="00222799" w:rsidP="00222799">
      <w:pPr>
        <w:numPr>
          <w:ilvl w:val="0"/>
          <w:numId w:val="14"/>
        </w:numPr>
      </w:pPr>
      <w:r w:rsidRPr="00222799">
        <w:t>сообщение</w:t>
      </w:r>
    </w:p>
    <w:p w14:paraId="5471E534" w14:textId="77777777" w:rsidR="00222799" w:rsidRPr="00222799" w:rsidRDefault="00222799" w:rsidP="00222799">
      <w:pPr>
        <w:numPr>
          <w:ilvl w:val="0"/>
          <w:numId w:val="14"/>
        </w:numPr>
      </w:pPr>
      <w:r w:rsidRPr="00222799">
        <w:t>параметры</w:t>
      </w:r>
    </w:p>
    <w:p w14:paraId="3072F188" w14:textId="77777777" w:rsidR="00222799" w:rsidRPr="00222799" w:rsidRDefault="00222799" w:rsidP="00222799">
      <w:pPr>
        <w:numPr>
          <w:ilvl w:val="0"/>
          <w:numId w:val="14"/>
        </w:numPr>
      </w:pPr>
      <w:r w:rsidRPr="00222799">
        <w:t>показатели</w:t>
      </w:r>
    </w:p>
    <w:p w14:paraId="44A8A8A0" w14:textId="77777777" w:rsidR="00222799" w:rsidRPr="00222799" w:rsidRDefault="00222799" w:rsidP="00222799">
      <w:pPr>
        <w:numPr>
          <w:ilvl w:val="0"/>
          <w:numId w:val="14"/>
        </w:numPr>
      </w:pPr>
      <w:r w:rsidRPr="00222799">
        <w:t>статистика</w:t>
      </w:r>
    </w:p>
    <w:p w14:paraId="1559E123" w14:textId="77777777" w:rsidR="00222799" w:rsidRPr="00222799" w:rsidRDefault="00222799" w:rsidP="00222799">
      <w:pPr>
        <w:numPr>
          <w:ilvl w:val="0"/>
          <w:numId w:val="14"/>
        </w:numPr>
      </w:pPr>
      <w:r w:rsidRPr="00222799">
        <w:t>настройки</w:t>
      </w:r>
    </w:p>
    <w:p w14:paraId="341EBB7B" w14:textId="77777777" w:rsidR="00222799" w:rsidRPr="00222799" w:rsidRDefault="00222799" w:rsidP="00222799">
      <w:pPr>
        <w:numPr>
          <w:ilvl w:val="0"/>
          <w:numId w:val="14"/>
        </w:numPr>
      </w:pPr>
      <w:r w:rsidRPr="00222799">
        <w:t>данные</w:t>
      </w:r>
    </w:p>
    <w:p w14:paraId="1A0B2744" w14:textId="77777777" w:rsidR="00222799" w:rsidRPr="00222799" w:rsidRDefault="00222799" w:rsidP="00222799">
      <w:pPr>
        <w:numPr>
          <w:ilvl w:val="0"/>
          <w:numId w:val="14"/>
        </w:numPr>
      </w:pPr>
      <w:r w:rsidRPr="00222799">
        <w:t>контент</w:t>
      </w:r>
    </w:p>
    <w:p w14:paraId="38EE1D6A" w14:textId="77777777" w:rsidR="00222799" w:rsidRPr="00222799" w:rsidRDefault="00222799" w:rsidP="00222799">
      <w:pPr>
        <w:numPr>
          <w:ilvl w:val="0"/>
          <w:numId w:val="14"/>
        </w:numPr>
      </w:pPr>
      <w:r w:rsidRPr="00222799">
        <w:t>отчет</w:t>
      </w:r>
    </w:p>
    <w:p w14:paraId="21EB50D0" w14:textId="77777777" w:rsidR="00222799" w:rsidRPr="00222799" w:rsidRDefault="00222799" w:rsidP="00222799">
      <w:r w:rsidRPr="00222799">
        <w:br/>
      </w:r>
      <w:r w:rsidRPr="00222799">
        <w:rPr>
          <w:b/>
          <w:bCs/>
        </w:rPr>
        <w:t>Существительные</w:t>
      </w:r>
      <w:r w:rsidRPr="00222799">
        <w:rPr>
          <w:b/>
          <w:bCs/>
        </w:rPr>
        <w:br/>
        <w:t>во множественном числе</w:t>
      </w:r>
    </w:p>
    <w:p w14:paraId="5B880537" w14:textId="77777777" w:rsidR="00222799" w:rsidRPr="00222799" w:rsidRDefault="00222799" w:rsidP="00222799">
      <w:r w:rsidRPr="00222799">
        <w:t>Когда в требованиях есть слишком низкоуровневые, либо слишком абстрактные операции и объекты, то адекватно распределить их по уровням можно с помощью представленной таблицы.</w:t>
      </w:r>
    </w:p>
    <w:p w14:paraId="0C3CFE07" w14:textId="4CD038BF" w:rsidR="00222799" w:rsidRPr="00222799" w:rsidRDefault="00222799" w:rsidP="00222799">
      <w:r w:rsidRPr="00222799">
        <mc:AlternateContent>
          <mc:Choice Requires="wps">
            <w:drawing>
              <wp:inline distT="0" distB="0" distL="0" distR="0" wp14:anchorId="0CF8B174" wp14:editId="00F4DD08">
                <wp:extent cx="304800" cy="304800"/>
                <wp:effectExtent l="0" t="0" r="0" b="0"/>
                <wp:docPr id="2"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3BF27"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EA0D5D" w14:textId="77777777" w:rsidR="00222799" w:rsidRPr="00222799" w:rsidRDefault="00222799" w:rsidP="00222799">
      <w:r w:rsidRPr="00222799">
        <w:lastRenderedPageBreak/>
        <w:t>Пример такой таблицы, заполненной словами для конкретного бизнеса, приведён в таблице ниже. Таблица для вашего проекта и вашей предметной области позволяют понять аналитику на каком уровне требований можно употреблять те или иные существительные и глаголы.</w:t>
      </w:r>
    </w:p>
    <w:p w14:paraId="200F72D1" w14:textId="2E5CD43D" w:rsidR="00222799" w:rsidRPr="00222799" w:rsidRDefault="00222799" w:rsidP="00222799">
      <w:r w:rsidRPr="00222799">
        <mc:AlternateContent>
          <mc:Choice Requires="wps">
            <w:drawing>
              <wp:inline distT="0" distB="0" distL="0" distR="0" wp14:anchorId="3BBC69CF" wp14:editId="5280B2EB">
                <wp:extent cx="304800" cy="304800"/>
                <wp:effectExtent l="0" t="0" r="0" b="0"/>
                <wp:docPr id="1"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0FBAD"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B48117" w14:textId="77777777" w:rsidR="00222799" w:rsidRPr="00222799" w:rsidRDefault="00222799" w:rsidP="00222799">
      <w:bookmarkStart w:id="9" w:name="implementation"/>
      <w:bookmarkEnd w:id="9"/>
      <w:r w:rsidRPr="00222799">
        <w:t>Указание способа реализации</w:t>
      </w:r>
    </w:p>
    <w:p w14:paraId="26C8F592" w14:textId="77777777" w:rsidR="00222799" w:rsidRPr="00222799" w:rsidRDefault="00222799" w:rsidP="00222799">
      <w:r w:rsidRPr="00222799">
        <w:t>Далеко не все требования диктуют нам конкретные проектные и технические решения. Именно поэтому мы сначала собираем все требования и только после этого можем спроектировать систему и реализовать её. Получается, что мы должны формулировать требования без конкретики и деталей реализации. Так, например, в требованиях стоит избегать конкретных интерфейсных решений.</w:t>
      </w:r>
      <w:r w:rsidRPr="00222799">
        <w:br/>
      </w:r>
      <w:r w:rsidRPr="00222799">
        <w:br/>
      </w:r>
      <w:r w:rsidRPr="00222799">
        <w:rPr>
          <w:b/>
          <w:bCs/>
        </w:rPr>
        <w:t>Рассмотрим пример</w:t>
      </w:r>
      <w:r w:rsidRPr="00222799">
        <w:br/>
        <w:t>Указание в требовании способа реализации:</w:t>
      </w:r>
    </w:p>
    <w:p w14:paraId="0681ADF2" w14:textId="77777777" w:rsidR="00222799" w:rsidRPr="00222799" w:rsidRDefault="00222799" w:rsidP="00222799">
      <w:r w:rsidRPr="00222799">
        <w:t>1. Для отправки сообщения пользователь должен нажать на кнопку, </w:t>
      </w:r>
      <w:del w:id="10" w:author="Unknown">
        <w:r w:rsidRPr="00222799">
          <w:delText>расположенную в правом нижнем углу экрана</w:delText>
        </w:r>
      </w:del>
      <w:r w:rsidRPr="00222799">
        <w:t>.</w:t>
      </w:r>
      <w:r w:rsidRPr="00222799">
        <w:br/>
      </w:r>
      <w:r w:rsidRPr="00222799">
        <w:br/>
        <w:t>2. Система должна формировать рекомендации курсов для пользователя </w:t>
      </w:r>
      <w:del w:id="11" w:author="Unknown">
        <w:r w:rsidRPr="00222799">
          <w:delText>с использованием средств машинного обучения</w:delText>
        </w:r>
      </w:del>
      <w:r w:rsidRPr="00222799">
        <w:t>.</w:t>
      </w:r>
    </w:p>
    <w:p w14:paraId="37FAD077" w14:textId="77777777" w:rsidR="00222799" w:rsidRPr="00222799" w:rsidRDefault="00222799" w:rsidP="00222799">
      <w:r w:rsidRPr="00222799">
        <w:t>В приведенных примерах требования не соответствуют атрибуту качества «Адекватность уровню», поскольку есть указание на способ реализации. А может быть, кнопка должна быть не в нижнем углу? Или это вовсе не кнопка, а, например, движение-</w:t>
      </w:r>
      <w:proofErr w:type="spellStart"/>
      <w:r w:rsidRPr="00222799">
        <w:t>свайп</w:t>
      </w:r>
      <w:proofErr w:type="spellEnd"/>
      <w:r w:rsidRPr="00222799">
        <w:t>? И рекомендации формируются не средствами машинного обучения, а классическим алгоритмом?</w:t>
      </w:r>
    </w:p>
    <w:p w14:paraId="2C1C3DDF" w14:textId="77777777" w:rsidR="00222799" w:rsidRPr="00222799" w:rsidRDefault="00222799" w:rsidP="00222799">
      <w:r w:rsidRPr="00222799">
        <w:t>“</w:t>
      </w:r>
    </w:p>
    <w:p w14:paraId="527E6948" w14:textId="77777777" w:rsidR="00222799" w:rsidRPr="00222799" w:rsidRDefault="00222799" w:rsidP="00222799">
      <w:r w:rsidRPr="00222799">
        <w:rPr>
          <w:b/>
          <w:bCs/>
        </w:rPr>
        <w:t>Обратите внимание</w:t>
      </w:r>
      <w:r w:rsidRPr="00222799">
        <w:t>, что стоп-слова — это индикатор возможных проблем, они не для того, чтобы их сразу вычёркивать, они призывают остановиться и задуматься почему эти слова появилось в требованиях и что мы хотим с помощью них сказать.</w:t>
      </w:r>
    </w:p>
    <w:p w14:paraId="5699BDC1" w14:textId="77777777" w:rsidR="00222799" w:rsidRPr="00222799" w:rsidRDefault="00222799" w:rsidP="00222799">
      <w:r w:rsidRPr="00222799">
        <w:t>СТОП-СЛОВА</w:t>
      </w:r>
      <w:r w:rsidRPr="00222799">
        <w:br/>
        <w:t>Указание способа реализации</w:t>
      </w:r>
    </w:p>
    <w:p w14:paraId="631183B5" w14:textId="77777777" w:rsidR="00222799" w:rsidRPr="00222799" w:rsidRDefault="00222799" w:rsidP="00222799">
      <w:r w:rsidRPr="00222799">
        <w:t>необходимо понимать и соблюдать границу между требованиями и способами их реализации. Для проверки можно использовать вопрос «Это всё еще требование или уже реализация?»</w:t>
      </w:r>
      <w:r w:rsidRPr="00222799">
        <w:br/>
      </w:r>
      <w:r w:rsidRPr="00222799">
        <w:rPr>
          <w:b/>
          <w:bCs/>
        </w:rPr>
        <w:br/>
        <w:t>Исключения</w:t>
      </w:r>
      <w:r w:rsidRPr="00222799">
        <w:t>: обоснованное требование бизнеса, требования совместимости, наличие обученного персонала стандарты и требования регуляторов, отраслевые стандарты, использование типовых решений</w:t>
      </w:r>
    </w:p>
    <w:p w14:paraId="31F6947E" w14:textId="77777777" w:rsidR="00222799" w:rsidRPr="00222799" w:rsidRDefault="00222799" w:rsidP="00222799">
      <w:r w:rsidRPr="00222799">
        <w:br/>
      </w:r>
      <w:r w:rsidRPr="00222799">
        <w:br/>
      </w:r>
      <w:r w:rsidRPr="00222799">
        <w:rPr>
          <w:b/>
          <w:bCs/>
        </w:rPr>
        <w:t>Слова «посредством технологии», «с использованием», «применяя»</w:t>
      </w:r>
      <w:r w:rsidRPr="00222799">
        <w:rPr>
          <w:b/>
          <w:bCs/>
        </w:rPr>
        <w:br/>
      </w:r>
      <w:r w:rsidRPr="00222799">
        <w:rPr>
          <w:b/>
          <w:bCs/>
        </w:rPr>
        <w:br/>
        <w:t>Названия элементов интерфейса</w:t>
      </w:r>
    </w:p>
    <w:p w14:paraId="5BAB622A" w14:textId="77777777" w:rsidR="00222799" w:rsidRPr="00222799" w:rsidRDefault="00222799" w:rsidP="00222799">
      <w:pPr>
        <w:numPr>
          <w:ilvl w:val="0"/>
          <w:numId w:val="15"/>
        </w:numPr>
      </w:pPr>
      <w:r w:rsidRPr="00222799">
        <w:t>выпадающий список</w:t>
      </w:r>
    </w:p>
    <w:p w14:paraId="58E1CE88" w14:textId="77777777" w:rsidR="00222799" w:rsidRPr="00222799" w:rsidRDefault="00222799" w:rsidP="00222799">
      <w:pPr>
        <w:numPr>
          <w:ilvl w:val="0"/>
          <w:numId w:val="15"/>
        </w:numPr>
      </w:pPr>
      <w:r w:rsidRPr="00222799">
        <w:t>модальное окно</w:t>
      </w:r>
    </w:p>
    <w:p w14:paraId="69BD191C" w14:textId="77777777" w:rsidR="00222799" w:rsidRPr="00222799" w:rsidRDefault="00222799" w:rsidP="00222799">
      <w:pPr>
        <w:numPr>
          <w:ilvl w:val="0"/>
          <w:numId w:val="15"/>
        </w:numPr>
      </w:pPr>
      <w:r w:rsidRPr="00222799">
        <w:t>радиокнопка</w:t>
      </w:r>
    </w:p>
    <w:p w14:paraId="167941FB" w14:textId="77777777" w:rsidR="00222799" w:rsidRPr="00222799" w:rsidRDefault="00222799" w:rsidP="00222799">
      <w:pPr>
        <w:numPr>
          <w:ilvl w:val="0"/>
          <w:numId w:val="15"/>
        </w:numPr>
      </w:pPr>
      <w:r w:rsidRPr="00222799">
        <w:t>чек-бокс</w:t>
      </w:r>
    </w:p>
    <w:p w14:paraId="44E508DC" w14:textId="77777777" w:rsidR="00222799" w:rsidRPr="00222799" w:rsidRDefault="00222799" w:rsidP="00222799">
      <w:pPr>
        <w:numPr>
          <w:ilvl w:val="0"/>
          <w:numId w:val="15"/>
        </w:numPr>
      </w:pPr>
      <w:r w:rsidRPr="00222799">
        <w:lastRenderedPageBreak/>
        <w:t>слайдер</w:t>
      </w:r>
    </w:p>
    <w:p w14:paraId="2191AF20" w14:textId="77777777" w:rsidR="00222799" w:rsidRPr="00222799" w:rsidRDefault="00222799" w:rsidP="00222799">
      <w:pPr>
        <w:numPr>
          <w:ilvl w:val="0"/>
          <w:numId w:val="15"/>
        </w:numPr>
      </w:pPr>
      <w:r w:rsidRPr="00222799">
        <w:t>таблица</w:t>
      </w:r>
    </w:p>
    <w:p w14:paraId="6CF811E0" w14:textId="77777777" w:rsidR="00222799" w:rsidRPr="00222799" w:rsidRDefault="00222799" w:rsidP="00222799">
      <w:pPr>
        <w:numPr>
          <w:ilvl w:val="0"/>
          <w:numId w:val="15"/>
        </w:numPr>
      </w:pPr>
      <w:r w:rsidRPr="00222799">
        <w:t>кнопка</w:t>
      </w:r>
    </w:p>
    <w:p w14:paraId="03D2A182" w14:textId="77777777" w:rsidR="00222799" w:rsidRPr="00222799" w:rsidRDefault="00222799" w:rsidP="00222799">
      <w:pPr>
        <w:numPr>
          <w:ilvl w:val="0"/>
          <w:numId w:val="15"/>
        </w:numPr>
      </w:pPr>
      <w:r w:rsidRPr="00222799">
        <w:t>меню</w:t>
      </w:r>
    </w:p>
    <w:p w14:paraId="428AB7B1" w14:textId="77777777" w:rsidR="00222799" w:rsidRPr="00222799" w:rsidRDefault="00222799" w:rsidP="00222799">
      <w:pPr>
        <w:numPr>
          <w:ilvl w:val="0"/>
          <w:numId w:val="15"/>
        </w:numPr>
      </w:pPr>
      <w:r w:rsidRPr="00222799">
        <w:t>окно</w:t>
      </w:r>
    </w:p>
    <w:p w14:paraId="5EB5D55E" w14:textId="77777777" w:rsidR="00222799" w:rsidRPr="00222799" w:rsidRDefault="00222799" w:rsidP="00222799">
      <w:bookmarkStart w:id="12" w:name="subjective"/>
      <w:bookmarkEnd w:id="12"/>
      <w:r w:rsidRPr="00222799">
        <w:t>Субъективный, относительный язык</w:t>
      </w:r>
    </w:p>
    <w:p w14:paraId="00C76FB6" w14:textId="77777777" w:rsidR="00222799" w:rsidRPr="00222799" w:rsidRDefault="00222799" w:rsidP="00222799">
      <w:r w:rsidRPr="00222799">
        <w:t>Начнём с того, что всё субъективное не имеет чётких параметров объекта, процесса или явления, а значит использование субъективного языка в требованиях неминуемо приведёт к разночтению.</w:t>
      </w:r>
      <w:r w:rsidRPr="00222799">
        <w:br/>
      </w:r>
      <w:r w:rsidRPr="00222799">
        <w:br/>
      </w:r>
      <w:r w:rsidRPr="00222799">
        <w:rPr>
          <w:b/>
          <w:bCs/>
        </w:rPr>
        <w:t>Рассмотрим пример</w:t>
      </w:r>
      <w:r w:rsidRPr="00222799">
        <w:br/>
        <w:t>Требование с использованием субъективного языка:</w:t>
      </w:r>
    </w:p>
    <w:p w14:paraId="7E15568E" w14:textId="77777777" w:rsidR="00222799" w:rsidRPr="00222799" w:rsidRDefault="00222799" w:rsidP="00222799">
      <w:r w:rsidRPr="00222799">
        <w:t>Система радара должна отображать информацию для отслеживания </w:t>
      </w:r>
      <w:r w:rsidRPr="00222799">
        <w:rPr>
          <w:b/>
          <w:bCs/>
        </w:rPr>
        <w:t>актуальных</w:t>
      </w:r>
      <w:r w:rsidRPr="00222799">
        <w:t> воздушных судов.</w:t>
      </w:r>
    </w:p>
    <w:p w14:paraId="13A683B2" w14:textId="77777777" w:rsidR="00222799" w:rsidRPr="00222799" w:rsidRDefault="00222799" w:rsidP="00222799">
      <w:r w:rsidRPr="00222799">
        <w:t>Обращаем ваше внимание, что данное требование не соответствует характеристике «Недвусмысленность». Актуальные — это какие?</w:t>
      </w:r>
      <w:r w:rsidRPr="00222799">
        <w:br/>
      </w:r>
      <w:r w:rsidRPr="00222799">
        <w:br/>
        <w:t>Как требование должно звучать:</w:t>
      </w:r>
    </w:p>
    <w:p w14:paraId="7616F749" w14:textId="77777777" w:rsidR="00222799" w:rsidRPr="00222799" w:rsidRDefault="00222799" w:rsidP="00222799">
      <w:r w:rsidRPr="00222799">
        <w:t>Система радара должна отображать информацию для отслеживания воздушных судов, </w:t>
      </w:r>
      <w:r w:rsidRPr="00222799">
        <w:rPr>
          <w:b/>
          <w:bCs/>
        </w:rPr>
        <w:t>находящихся в пределах 20 км от места установки радара</w:t>
      </w:r>
      <w:r w:rsidRPr="00222799">
        <w:t>.</w:t>
      </w:r>
    </w:p>
    <w:p w14:paraId="6A19B17D" w14:textId="77777777" w:rsidR="00222799" w:rsidRPr="00222799" w:rsidRDefault="00222799" w:rsidP="00222799">
      <w:r w:rsidRPr="00222799">
        <w:rPr>
          <w:b/>
          <w:bCs/>
        </w:rPr>
        <w:t>СТОП-СЛОВА</w:t>
      </w:r>
      <w:r w:rsidRPr="00222799">
        <w:br/>
      </w:r>
      <w:r w:rsidRPr="00222799">
        <w:rPr>
          <w:b/>
          <w:bCs/>
        </w:rPr>
        <w:t>Субъективный, относительный язык</w:t>
      </w:r>
      <w:r w:rsidRPr="00222799">
        <w:br/>
      </w:r>
      <w:r w:rsidRPr="00222799">
        <w:br/>
        <w:t>если данные стоп-слова являются атрибутами, то мы можем ввести и использовать определения этих слов, или детализировать требование, то есть переписать его с указанием количественных характеристик</w:t>
      </w:r>
    </w:p>
    <w:p w14:paraId="76BAFFEB" w14:textId="77777777" w:rsidR="00222799" w:rsidRPr="00222799" w:rsidRDefault="00222799" w:rsidP="00222799">
      <w:r w:rsidRPr="00222799">
        <w:rPr>
          <w:b/>
          <w:bCs/>
        </w:rPr>
        <w:t>Непонятно какой</w:t>
      </w:r>
      <w:r w:rsidRPr="00222799">
        <w:rPr>
          <w:b/>
          <w:bCs/>
        </w:rPr>
        <w:br/>
      </w:r>
      <w:r w:rsidRPr="00222799">
        <w:br/>
      </w:r>
    </w:p>
    <w:p w14:paraId="7EF8CFB5" w14:textId="77777777" w:rsidR="00222799" w:rsidRPr="00222799" w:rsidRDefault="00222799" w:rsidP="00222799">
      <w:pPr>
        <w:numPr>
          <w:ilvl w:val="0"/>
          <w:numId w:val="16"/>
        </w:numPr>
      </w:pPr>
      <w:r w:rsidRPr="00222799">
        <w:t>дополнительный</w:t>
      </w:r>
    </w:p>
    <w:p w14:paraId="2A453DFA" w14:textId="77777777" w:rsidR="00222799" w:rsidRPr="00222799" w:rsidRDefault="00222799" w:rsidP="00222799">
      <w:pPr>
        <w:numPr>
          <w:ilvl w:val="0"/>
          <w:numId w:val="16"/>
        </w:numPr>
      </w:pPr>
      <w:r w:rsidRPr="00222799">
        <w:t>существенный</w:t>
      </w:r>
    </w:p>
    <w:p w14:paraId="3D6776F6" w14:textId="77777777" w:rsidR="00222799" w:rsidRPr="00222799" w:rsidRDefault="00222799" w:rsidP="00222799">
      <w:pPr>
        <w:numPr>
          <w:ilvl w:val="0"/>
          <w:numId w:val="16"/>
        </w:numPr>
      </w:pPr>
      <w:r w:rsidRPr="00222799">
        <w:t>расширяемый</w:t>
      </w:r>
    </w:p>
    <w:p w14:paraId="454B9EB9" w14:textId="77777777" w:rsidR="00222799" w:rsidRPr="00222799" w:rsidRDefault="00222799" w:rsidP="00222799">
      <w:pPr>
        <w:numPr>
          <w:ilvl w:val="0"/>
          <w:numId w:val="16"/>
        </w:numPr>
      </w:pPr>
      <w:r w:rsidRPr="00222799">
        <w:t>достаточный</w:t>
      </w:r>
    </w:p>
    <w:p w14:paraId="0114F381" w14:textId="77777777" w:rsidR="00222799" w:rsidRPr="00222799" w:rsidRDefault="00222799" w:rsidP="00222799">
      <w:pPr>
        <w:numPr>
          <w:ilvl w:val="0"/>
          <w:numId w:val="16"/>
        </w:numPr>
      </w:pPr>
      <w:r w:rsidRPr="00222799">
        <w:t>адекватный</w:t>
      </w:r>
    </w:p>
    <w:p w14:paraId="1BCE5C9B" w14:textId="77777777" w:rsidR="00222799" w:rsidRPr="00222799" w:rsidRDefault="00222799" w:rsidP="00222799">
      <w:pPr>
        <w:numPr>
          <w:ilvl w:val="0"/>
          <w:numId w:val="16"/>
        </w:numPr>
      </w:pPr>
      <w:r w:rsidRPr="00222799">
        <w:t>актуальный</w:t>
      </w:r>
    </w:p>
    <w:p w14:paraId="56C35763" w14:textId="77777777" w:rsidR="00222799" w:rsidRPr="00222799" w:rsidRDefault="00222799" w:rsidP="00222799">
      <w:pPr>
        <w:numPr>
          <w:ilvl w:val="0"/>
          <w:numId w:val="16"/>
        </w:numPr>
      </w:pPr>
      <w:r w:rsidRPr="00222799">
        <w:t>пригодный</w:t>
      </w:r>
    </w:p>
    <w:p w14:paraId="1EFC5555" w14:textId="77777777" w:rsidR="00222799" w:rsidRPr="00222799" w:rsidRDefault="00222799" w:rsidP="00222799">
      <w:pPr>
        <w:numPr>
          <w:ilvl w:val="0"/>
          <w:numId w:val="16"/>
        </w:numPr>
      </w:pPr>
      <w:r w:rsidRPr="00222799">
        <w:t>типичный</w:t>
      </w:r>
    </w:p>
    <w:p w14:paraId="5162704D" w14:textId="77777777" w:rsidR="00222799" w:rsidRPr="00222799" w:rsidRDefault="00222799" w:rsidP="00222799">
      <w:pPr>
        <w:numPr>
          <w:ilvl w:val="0"/>
          <w:numId w:val="16"/>
        </w:numPr>
      </w:pPr>
      <w:r w:rsidRPr="00222799">
        <w:t>обычный</w:t>
      </w:r>
    </w:p>
    <w:p w14:paraId="487B0C52" w14:textId="77777777" w:rsidR="00222799" w:rsidRPr="00222799" w:rsidRDefault="00222799" w:rsidP="00222799">
      <w:pPr>
        <w:numPr>
          <w:ilvl w:val="0"/>
          <w:numId w:val="16"/>
        </w:numPr>
      </w:pPr>
      <w:r w:rsidRPr="00222799">
        <w:t>текущий</w:t>
      </w:r>
    </w:p>
    <w:p w14:paraId="3394712B" w14:textId="77777777" w:rsidR="00222799" w:rsidRPr="00222799" w:rsidRDefault="00222799" w:rsidP="00222799">
      <w:pPr>
        <w:numPr>
          <w:ilvl w:val="0"/>
          <w:numId w:val="16"/>
        </w:numPr>
      </w:pPr>
      <w:r w:rsidRPr="00222799">
        <w:lastRenderedPageBreak/>
        <w:t>важный</w:t>
      </w:r>
    </w:p>
    <w:p w14:paraId="60C64E1E" w14:textId="77777777" w:rsidR="00222799" w:rsidRPr="00222799" w:rsidRDefault="00222799" w:rsidP="00222799">
      <w:pPr>
        <w:numPr>
          <w:ilvl w:val="0"/>
          <w:numId w:val="16"/>
        </w:numPr>
      </w:pPr>
      <w:r w:rsidRPr="00222799">
        <w:t>любой</w:t>
      </w:r>
    </w:p>
    <w:p w14:paraId="32AFCA63" w14:textId="77777777" w:rsidR="00222799" w:rsidRPr="00222799" w:rsidRDefault="00222799" w:rsidP="00222799">
      <w:pPr>
        <w:numPr>
          <w:ilvl w:val="0"/>
          <w:numId w:val="16"/>
        </w:numPr>
      </w:pPr>
      <w:r w:rsidRPr="00222799">
        <w:t>гибкий</w:t>
      </w:r>
    </w:p>
    <w:p w14:paraId="1CF40A9D" w14:textId="77777777" w:rsidR="00222799" w:rsidRPr="00222799" w:rsidRDefault="00222799" w:rsidP="00222799">
      <w:pPr>
        <w:numPr>
          <w:ilvl w:val="0"/>
          <w:numId w:val="16"/>
        </w:numPr>
      </w:pPr>
      <w:r w:rsidRPr="00222799">
        <w:t>общий</w:t>
      </w:r>
    </w:p>
    <w:p w14:paraId="5947E9EC" w14:textId="77777777" w:rsidR="00222799" w:rsidRPr="00222799" w:rsidRDefault="00222799" w:rsidP="00222799">
      <w:r w:rsidRPr="00222799">
        <w:rPr>
          <w:b/>
          <w:bCs/>
        </w:rPr>
        <w:t>Непонятно сколько</w:t>
      </w:r>
      <w:r w:rsidRPr="00222799">
        <w:rPr>
          <w:b/>
          <w:bCs/>
        </w:rPr>
        <w:br/>
      </w:r>
      <w:r w:rsidRPr="00222799">
        <w:br/>
      </w:r>
    </w:p>
    <w:p w14:paraId="36E5E81D" w14:textId="77777777" w:rsidR="00222799" w:rsidRPr="00222799" w:rsidRDefault="00222799" w:rsidP="00222799">
      <w:pPr>
        <w:numPr>
          <w:ilvl w:val="0"/>
          <w:numId w:val="17"/>
        </w:numPr>
      </w:pPr>
      <w:r w:rsidRPr="00222799">
        <w:t>максимально, минимально</w:t>
      </w:r>
    </w:p>
    <w:p w14:paraId="2D067129" w14:textId="77777777" w:rsidR="00222799" w:rsidRPr="00222799" w:rsidRDefault="00222799" w:rsidP="00222799">
      <w:pPr>
        <w:numPr>
          <w:ilvl w:val="0"/>
          <w:numId w:val="17"/>
        </w:numPr>
      </w:pPr>
      <w:r w:rsidRPr="00222799">
        <w:t>большое количество</w:t>
      </w:r>
    </w:p>
    <w:p w14:paraId="6B2FF674" w14:textId="77777777" w:rsidR="00222799" w:rsidRPr="00222799" w:rsidRDefault="00222799" w:rsidP="00222799">
      <w:pPr>
        <w:numPr>
          <w:ilvl w:val="0"/>
          <w:numId w:val="17"/>
        </w:numPr>
      </w:pPr>
      <w:r w:rsidRPr="00222799">
        <w:t>приблизительно</w:t>
      </w:r>
    </w:p>
    <w:p w14:paraId="2A0EA1B3" w14:textId="77777777" w:rsidR="00222799" w:rsidRPr="00222799" w:rsidRDefault="00222799" w:rsidP="00222799">
      <w:pPr>
        <w:numPr>
          <w:ilvl w:val="0"/>
          <w:numId w:val="17"/>
        </w:numPr>
      </w:pPr>
      <w:r w:rsidRPr="00222799">
        <w:t>сколько-нибудь</w:t>
      </w:r>
    </w:p>
    <w:p w14:paraId="0E5E16B0" w14:textId="77777777" w:rsidR="00222799" w:rsidRPr="00222799" w:rsidRDefault="00222799" w:rsidP="00222799">
      <w:pPr>
        <w:numPr>
          <w:ilvl w:val="0"/>
          <w:numId w:val="17"/>
        </w:numPr>
      </w:pPr>
      <w:r w:rsidRPr="00222799">
        <w:t>достаточно</w:t>
      </w:r>
    </w:p>
    <w:p w14:paraId="4A991C6D" w14:textId="77777777" w:rsidR="00222799" w:rsidRPr="00222799" w:rsidRDefault="00222799" w:rsidP="00222799">
      <w:pPr>
        <w:numPr>
          <w:ilvl w:val="0"/>
          <w:numId w:val="17"/>
        </w:numPr>
      </w:pPr>
      <w:r w:rsidRPr="00222799">
        <w:t>несколько</w:t>
      </w:r>
    </w:p>
    <w:p w14:paraId="6EE46E2B" w14:textId="77777777" w:rsidR="00222799" w:rsidRPr="00222799" w:rsidRDefault="00222799" w:rsidP="00222799">
      <w:pPr>
        <w:numPr>
          <w:ilvl w:val="0"/>
          <w:numId w:val="17"/>
        </w:numPr>
      </w:pPr>
      <w:r w:rsidRPr="00222799">
        <w:t>почти</w:t>
      </w:r>
    </w:p>
    <w:p w14:paraId="4C634907" w14:textId="77777777" w:rsidR="00222799" w:rsidRPr="00222799" w:rsidRDefault="00222799" w:rsidP="00222799">
      <w:r w:rsidRPr="00222799">
        <w:br/>
      </w:r>
      <w:r w:rsidRPr="00222799">
        <w:rPr>
          <w:b/>
          <w:bCs/>
        </w:rPr>
        <w:t>Штампы</w:t>
      </w:r>
      <w:r w:rsidRPr="00222799">
        <w:rPr>
          <w:b/>
          <w:bCs/>
        </w:rPr>
        <w:br/>
      </w:r>
      <w:r w:rsidRPr="00222799">
        <w:br/>
      </w:r>
    </w:p>
    <w:p w14:paraId="17F5707B" w14:textId="77777777" w:rsidR="00222799" w:rsidRPr="00222799" w:rsidRDefault="00222799" w:rsidP="00222799">
      <w:pPr>
        <w:numPr>
          <w:ilvl w:val="0"/>
          <w:numId w:val="18"/>
        </w:numPr>
      </w:pPr>
      <w:r w:rsidRPr="00222799">
        <w:t>общепринятый</w:t>
      </w:r>
    </w:p>
    <w:p w14:paraId="3DE8D77B" w14:textId="77777777" w:rsidR="00222799" w:rsidRPr="00222799" w:rsidRDefault="00222799" w:rsidP="00222799">
      <w:pPr>
        <w:numPr>
          <w:ilvl w:val="0"/>
          <w:numId w:val="18"/>
        </w:numPr>
      </w:pPr>
      <w:r w:rsidRPr="00222799">
        <w:t>эффективный</w:t>
      </w:r>
    </w:p>
    <w:p w14:paraId="289F5763" w14:textId="77777777" w:rsidR="00222799" w:rsidRPr="00222799" w:rsidRDefault="00222799" w:rsidP="00222799">
      <w:pPr>
        <w:numPr>
          <w:ilvl w:val="0"/>
          <w:numId w:val="18"/>
        </w:numPr>
      </w:pPr>
      <w:r w:rsidRPr="00222799">
        <w:t>оптимальный</w:t>
      </w:r>
    </w:p>
    <w:p w14:paraId="03E8324E" w14:textId="77777777" w:rsidR="00222799" w:rsidRPr="00222799" w:rsidRDefault="00222799" w:rsidP="00222799">
      <w:pPr>
        <w:numPr>
          <w:ilvl w:val="0"/>
          <w:numId w:val="18"/>
        </w:numPr>
      </w:pPr>
      <w:r w:rsidRPr="00222799">
        <w:t>приемлемый</w:t>
      </w:r>
    </w:p>
    <w:p w14:paraId="7DDE9CCB" w14:textId="77777777" w:rsidR="00222799" w:rsidRPr="00222799" w:rsidRDefault="00222799" w:rsidP="00222799">
      <w:pPr>
        <w:numPr>
          <w:ilvl w:val="0"/>
          <w:numId w:val="18"/>
        </w:numPr>
      </w:pPr>
      <w:r w:rsidRPr="00222799">
        <w:t>эффектный</w:t>
      </w:r>
    </w:p>
    <w:p w14:paraId="60321C5E" w14:textId="77777777" w:rsidR="00222799" w:rsidRPr="00222799" w:rsidRDefault="00222799" w:rsidP="00222799">
      <w:pPr>
        <w:numPr>
          <w:ilvl w:val="0"/>
          <w:numId w:val="18"/>
        </w:numPr>
      </w:pPr>
      <w:r w:rsidRPr="00222799">
        <w:t>понятный</w:t>
      </w:r>
    </w:p>
    <w:p w14:paraId="7D772F77" w14:textId="77777777" w:rsidR="00222799" w:rsidRPr="00222799" w:rsidRDefault="00222799" w:rsidP="00222799">
      <w:pPr>
        <w:numPr>
          <w:ilvl w:val="0"/>
          <w:numId w:val="18"/>
        </w:numPr>
      </w:pPr>
      <w:r w:rsidRPr="00222799">
        <w:t>разумный</w:t>
      </w:r>
    </w:p>
    <w:p w14:paraId="6064E8F5" w14:textId="77777777" w:rsidR="00222799" w:rsidRPr="00222799" w:rsidRDefault="00222799" w:rsidP="00222799">
      <w:bookmarkStart w:id="13" w:name="responsibility"/>
      <w:bookmarkEnd w:id="13"/>
      <w:r w:rsidRPr="00222799">
        <w:t>Снятие ответственности</w:t>
      </w:r>
    </w:p>
    <w:p w14:paraId="1A49DB3E" w14:textId="77777777" w:rsidR="00222799" w:rsidRPr="00222799" w:rsidRDefault="00222799" w:rsidP="00222799">
      <w:r w:rsidRPr="00222799">
        <w:t>Слова, снимающие ответственность с аналитика и стейкхолдеров за реализацию требования, всегда замечают программисты и часто упускают из вида сами аналитики.</w:t>
      </w:r>
      <w:r w:rsidRPr="00222799">
        <w:br/>
      </w:r>
      <w:r w:rsidRPr="00222799">
        <w:br/>
        <w:t>Это происходит потому, что никто не любит лишней работы. Аналитик пишет требования «насколько это возможно», потому что он не знает, насколько на самом деле возможно. Он не провел работу, разъясняющую детали и передаёт требования дальше — пусть разработчик сам решает.</w:t>
      </w:r>
      <w:r w:rsidRPr="00222799">
        <w:br/>
      </w:r>
      <w:r w:rsidRPr="00222799">
        <w:br/>
        <w:t>А разработчик тоже не хочет разбираться, ему реализовывать надо. Либо он отправит требование назад, либо (что проще) проигнорирует непонятный момент. Разумеется, это означает, что мы либо отложим реализацию, либо реализуем что-то на свой страх и риск, «заложим бомбу», которая рванёт на демонстрации заказчику или при эксплуатации системы.</w:t>
      </w:r>
    </w:p>
    <w:p w14:paraId="1E6CA401" w14:textId="77777777" w:rsidR="00222799" w:rsidRPr="00222799" w:rsidRDefault="00222799" w:rsidP="00222799">
      <w:r w:rsidRPr="00222799">
        <w:lastRenderedPageBreak/>
        <w:t>Если требование действительно необходимо реализовать, то оно должно быть сформулировано соответствующим образом.</w:t>
      </w:r>
      <w:r w:rsidRPr="00222799">
        <w:br/>
      </w:r>
      <w:r w:rsidRPr="00222799">
        <w:br/>
      </w:r>
      <w:r w:rsidRPr="00222799">
        <w:rPr>
          <w:b/>
          <w:bCs/>
        </w:rPr>
        <w:t>Рассмотрим пример</w:t>
      </w:r>
      <w:r w:rsidRPr="00222799">
        <w:br/>
        <w:t>Снятие ответственности:</w:t>
      </w:r>
    </w:p>
    <w:p w14:paraId="48DC82F8" w14:textId="77777777" w:rsidR="00222799" w:rsidRPr="00222799" w:rsidRDefault="00222799" w:rsidP="00222799">
      <w:r w:rsidRPr="00222799">
        <w:t>Интерфейс системы должен соответствовать рекомендациям WCAG 2.1 </w:t>
      </w:r>
      <w:del w:id="14" w:author="Unknown">
        <w:r w:rsidRPr="00222799">
          <w:delText>как минимум</w:delText>
        </w:r>
      </w:del>
      <w:r w:rsidRPr="00222799">
        <w:t> на уровне A, </w:t>
      </w:r>
      <w:del w:id="15" w:author="Unknown">
        <w:r w:rsidRPr="00222799">
          <w:delText>по возможности</w:delText>
        </w:r>
      </w:del>
      <w:r w:rsidRPr="00222799">
        <w:t> — на уровне AA.</w:t>
      </w:r>
    </w:p>
    <w:p w14:paraId="4E993E4F" w14:textId="77777777" w:rsidR="00222799" w:rsidRPr="00222799" w:rsidRDefault="00222799" w:rsidP="00222799">
      <w:r w:rsidRPr="00222799">
        <w:t>В примере не учтена характеристика «Обязательность». Из требования не понятно, заинтересован ли стейкхолдер в реализации интерфейса системы на уровне АА или нет. Решение предлагается принять разработчикам, а они всегда выбирают то, что проще.</w:t>
      </w:r>
    </w:p>
    <w:p w14:paraId="67F82AD9" w14:textId="77777777" w:rsidR="00222799" w:rsidRPr="00222799" w:rsidRDefault="00222799" w:rsidP="00222799">
      <w:r w:rsidRPr="00222799">
        <w:rPr>
          <w:b/>
          <w:bCs/>
        </w:rPr>
        <w:t>СТОП-СЛОВА</w:t>
      </w:r>
      <w:r w:rsidRPr="00222799">
        <w:br/>
      </w:r>
      <w:r w:rsidRPr="00222799">
        <w:rPr>
          <w:b/>
          <w:bCs/>
        </w:rPr>
        <w:t>Снятие ответственности</w:t>
      </w:r>
      <w:r w:rsidRPr="00222799">
        <w:br/>
      </w:r>
      <w:r w:rsidRPr="00222799">
        <w:br/>
        <w:t>следует избегать оговорок, перекладывающих ответственность за реализацию требования на разработчика</w:t>
      </w:r>
    </w:p>
    <w:p w14:paraId="3690B1FB" w14:textId="77777777" w:rsidR="00222799" w:rsidRPr="00222799" w:rsidRDefault="00222799" w:rsidP="00222799">
      <w:r w:rsidRPr="00222799">
        <w:rPr>
          <w:b/>
          <w:bCs/>
        </w:rPr>
        <w:t>Указатели на то,</w:t>
      </w:r>
      <w:r w:rsidRPr="00222799">
        <w:rPr>
          <w:b/>
          <w:bCs/>
        </w:rPr>
        <w:br/>
        <w:t>что требование не полно</w:t>
      </w:r>
      <w:r w:rsidRPr="00222799">
        <w:rPr>
          <w:b/>
          <w:bCs/>
        </w:rPr>
        <w:br/>
      </w:r>
    </w:p>
    <w:p w14:paraId="6808BA48" w14:textId="77777777" w:rsidR="00222799" w:rsidRPr="00222799" w:rsidRDefault="00222799" w:rsidP="00222799">
      <w:pPr>
        <w:numPr>
          <w:ilvl w:val="0"/>
          <w:numId w:val="19"/>
        </w:numPr>
      </w:pPr>
      <w:r w:rsidRPr="00222799">
        <w:t>в соответствии с общепринятой практикой</w:t>
      </w:r>
    </w:p>
    <w:p w14:paraId="31DF3CAA" w14:textId="77777777" w:rsidR="00222799" w:rsidRPr="00222799" w:rsidRDefault="00222799" w:rsidP="00222799">
      <w:pPr>
        <w:numPr>
          <w:ilvl w:val="0"/>
          <w:numId w:val="19"/>
        </w:numPr>
      </w:pPr>
      <w:r w:rsidRPr="00222799">
        <w:t>сообразно обстоятельствам</w:t>
      </w:r>
    </w:p>
    <w:p w14:paraId="5C271DCC" w14:textId="77777777" w:rsidR="00222799" w:rsidRPr="00222799" w:rsidRDefault="00222799" w:rsidP="00222799">
      <w:pPr>
        <w:numPr>
          <w:ilvl w:val="0"/>
          <w:numId w:val="19"/>
        </w:numPr>
      </w:pPr>
      <w:r w:rsidRPr="00222799">
        <w:t>насколько это возможно</w:t>
      </w:r>
    </w:p>
    <w:p w14:paraId="63AF055B" w14:textId="77777777" w:rsidR="00222799" w:rsidRPr="00222799" w:rsidRDefault="00222799" w:rsidP="00222799">
      <w:pPr>
        <w:numPr>
          <w:ilvl w:val="0"/>
          <w:numId w:val="19"/>
        </w:numPr>
      </w:pPr>
      <w:r w:rsidRPr="00222799">
        <w:t>по возможности</w:t>
      </w:r>
    </w:p>
    <w:p w14:paraId="4C6D63A0" w14:textId="77777777" w:rsidR="00222799" w:rsidRPr="00222799" w:rsidRDefault="00222799" w:rsidP="00222799">
      <w:pPr>
        <w:numPr>
          <w:ilvl w:val="0"/>
          <w:numId w:val="19"/>
        </w:numPr>
      </w:pPr>
      <w:r w:rsidRPr="00222799">
        <w:t>как требуется</w:t>
      </w:r>
    </w:p>
    <w:p w14:paraId="1B93DCB9" w14:textId="77777777" w:rsidR="00222799" w:rsidRPr="00222799" w:rsidRDefault="00222799" w:rsidP="00222799">
      <w:pPr>
        <w:numPr>
          <w:ilvl w:val="0"/>
          <w:numId w:val="19"/>
        </w:numPr>
      </w:pPr>
      <w:r w:rsidRPr="00222799">
        <w:t>где возможно</w:t>
      </w:r>
    </w:p>
    <w:p w14:paraId="128778C1" w14:textId="77777777" w:rsidR="00222799" w:rsidRPr="00222799" w:rsidRDefault="00222799" w:rsidP="00222799">
      <w:pPr>
        <w:numPr>
          <w:ilvl w:val="0"/>
          <w:numId w:val="19"/>
        </w:numPr>
      </w:pPr>
      <w:r w:rsidRPr="00222799">
        <w:t>допускается</w:t>
      </w:r>
    </w:p>
    <w:p w14:paraId="72304BE4" w14:textId="77777777" w:rsidR="00222799" w:rsidRPr="00222799" w:rsidRDefault="00222799" w:rsidP="00222799">
      <w:r w:rsidRPr="00222799">
        <w:br/>
      </w:r>
      <w:r w:rsidRPr="00222799">
        <w:rPr>
          <w:b/>
          <w:bCs/>
        </w:rPr>
        <w:t>Не понятно, как именно</w:t>
      </w:r>
      <w:r w:rsidRPr="00222799">
        <w:rPr>
          <w:b/>
          <w:bCs/>
        </w:rPr>
        <w:br/>
      </w:r>
      <w:r w:rsidRPr="00222799">
        <w:br/>
      </w:r>
    </w:p>
    <w:p w14:paraId="41DC6A7B" w14:textId="77777777" w:rsidR="00222799" w:rsidRPr="00222799" w:rsidRDefault="00222799" w:rsidP="00222799">
      <w:pPr>
        <w:numPr>
          <w:ilvl w:val="0"/>
          <w:numId w:val="20"/>
        </w:numPr>
      </w:pPr>
      <w:r w:rsidRPr="00222799">
        <w:t>в рамках целесообразного</w:t>
      </w:r>
    </w:p>
    <w:p w14:paraId="3FEDC5E1" w14:textId="77777777" w:rsidR="00222799" w:rsidRPr="00222799" w:rsidRDefault="00222799" w:rsidP="00222799">
      <w:pPr>
        <w:numPr>
          <w:ilvl w:val="0"/>
          <w:numId w:val="20"/>
        </w:numPr>
      </w:pPr>
      <w:r w:rsidRPr="00222799">
        <w:t>как можно меньше</w:t>
      </w:r>
    </w:p>
    <w:p w14:paraId="1FCD105F" w14:textId="77777777" w:rsidR="00222799" w:rsidRPr="00222799" w:rsidRDefault="00222799" w:rsidP="00222799">
      <w:pPr>
        <w:numPr>
          <w:ilvl w:val="0"/>
          <w:numId w:val="20"/>
        </w:numPr>
      </w:pPr>
      <w:r w:rsidRPr="00222799">
        <w:t>как можно больше</w:t>
      </w:r>
    </w:p>
    <w:p w14:paraId="18F9D8DE" w14:textId="77777777" w:rsidR="00222799" w:rsidRPr="00222799" w:rsidRDefault="00222799" w:rsidP="00222799">
      <w:pPr>
        <w:numPr>
          <w:ilvl w:val="0"/>
          <w:numId w:val="20"/>
        </w:numPr>
      </w:pPr>
      <w:r w:rsidRPr="00222799">
        <w:t>почти всегда</w:t>
      </w:r>
    </w:p>
    <w:p w14:paraId="440173A5" w14:textId="77777777" w:rsidR="00222799" w:rsidRPr="00222799" w:rsidRDefault="00222799" w:rsidP="00222799">
      <w:r w:rsidRPr="00222799">
        <w:rPr>
          <w:b/>
          <w:bCs/>
        </w:rPr>
        <w:t>Места для включения чего угодно</w:t>
      </w:r>
      <w:r w:rsidRPr="00222799">
        <w:rPr>
          <w:b/>
          <w:bCs/>
        </w:rPr>
        <w:br/>
      </w:r>
    </w:p>
    <w:p w14:paraId="06BE6739" w14:textId="77777777" w:rsidR="00222799" w:rsidRPr="00222799" w:rsidRDefault="00222799" w:rsidP="00222799">
      <w:pPr>
        <w:numPr>
          <w:ilvl w:val="0"/>
          <w:numId w:val="21"/>
        </w:numPr>
      </w:pPr>
      <w:r w:rsidRPr="00222799">
        <w:t>включая, но не ограничиваясь</w:t>
      </w:r>
    </w:p>
    <w:p w14:paraId="518AA6DC" w14:textId="77777777" w:rsidR="00222799" w:rsidRPr="00222799" w:rsidRDefault="00222799" w:rsidP="00222799">
      <w:pPr>
        <w:numPr>
          <w:ilvl w:val="0"/>
          <w:numId w:val="21"/>
        </w:numPr>
      </w:pPr>
      <w:r w:rsidRPr="00222799">
        <w:t>стандартные форматы</w:t>
      </w:r>
    </w:p>
    <w:p w14:paraId="4F3025C1" w14:textId="77777777" w:rsidR="00222799" w:rsidRPr="00222799" w:rsidRDefault="00222799" w:rsidP="00222799">
      <w:pPr>
        <w:numPr>
          <w:ilvl w:val="0"/>
          <w:numId w:val="21"/>
        </w:numPr>
      </w:pPr>
      <w:r w:rsidRPr="00222799">
        <w:t>в типовых условиях</w:t>
      </w:r>
    </w:p>
    <w:p w14:paraId="0525432B" w14:textId="77777777" w:rsidR="00222799" w:rsidRPr="00222799" w:rsidRDefault="00222799" w:rsidP="00222799">
      <w:pPr>
        <w:numPr>
          <w:ilvl w:val="0"/>
          <w:numId w:val="21"/>
        </w:numPr>
      </w:pPr>
      <w:r w:rsidRPr="00222799">
        <w:lastRenderedPageBreak/>
        <w:t>и т. д, и т. п</w:t>
      </w:r>
    </w:p>
    <w:p w14:paraId="018E8B3D" w14:textId="77777777" w:rsidR="00222799" w:rsidRPr="00222799" w:rsidRDefault="00222799" w:rsidP="00222799">
      <w:r w:rsidRPr="00222799">
        <w:br/>
      </w:r>
      <w:r w:rsidRPr="00222799">
        <w:rPr>
          <w:b/>
          <w:bCs/>
        </w:rPr>
        <w:t>Упоминание неизвестных условий</w:t>
      </w:r>
      <w:r w:rsidRPr="00222799">
        <w:rPr>
          <w:b/>
          <w:bCs/>
        </w:rPr>
        <w:br/>
      </w:r>
      <w:r w:rsidRPr="00222799">
        <w:br/>
      </w:r>
    </w:p>
    <w:p w14:paraId="548042A1" w14:textId="77777777" w:rsidR="00222799" w:rsidRPr="00222799" w:rsidRDefault="00222799" w:rsidP="00222799">
      <w:pPr>
        <w:numPr>
          <w:ilvl w:val="0"/>
          <w:numId w:val="22"/>
        </w:numPr>
      </w:pPr>
      <w:r w:rsidRPr="00222799">
        <w:t>при наличии технологической возможности</w:t>
      </w:r>
    </w:p>
    <w:p w14:paraId="5788FF6B" w14:textId="77777777" w:rsidR="00222799" w:rsidRPr="00222799" w:rsidRDefault="00222799" w:rsidP="00222799">
      <w:pPr>
        <w:numPr>
          <w:ilvl w:val="0"/>
          <w:numId w:val="22"/>
        </w:numPr>
      </w:pPr>
      <w:r w:rsidRPr="00222799">
        <w:t>если это осуществимо</w:t>
      </w:r>
    </w:p>
    <w:p w14:paraId="3DBB8483" w14:textId="77777777" w:rsidR="00222799" w:rsidRPr="00222799" w:rsidRDefault="00222799" w:rsidP="00222799">
      <w:pPr>
        <w:numPr>
          <w:ilvl w:val="0"/>
          <w:numId w:val="22"/>
        </w:numPr>
      </w:pPr>
      <w:r w:rsidRPr="00222799">
        <w:t>по мере надобности</w:t>
      </w:r>
    </w:p>
    <w:p w14:paraId="5DD76ADB" w14:textId="77777777" w:rsidR="00222799" w:rsidRPr="00222799" w:rsidRDefault="00222799" w:rsidP="00222799">
      <w:r w:rsidRPr="00222799">
        <w:br/>
      </w:r>
      <w:r w:rsidRPr="00222799">
        <w:rPr>
          <w:b/>
          <w:bCs/>
        </w:rPr>
        <w:t>Непонятно, обязательно ли это требование</w:t>
      </w:r>
      <w:r w:rsidRPr="00222799">
        <w:br/>
      </w:r>
    </w:p>
    <w:p w14:paraId="2C2B4886" w14:textId="77777777" w:rsidR="00222799" w:rsidRPr="00222799" w:rsidRDefault="00222799" w:rsidP="00222799">
      <w:pPr>
        <w:numPr>
          <w:ilvl w:val="0"/>
          <w:numId w:val="23"/>
        </w:numPr>
      </w:pPr>
      <w:r w:rsidRPr="00222799">
        <w:t>почти всегда</w:t>
      </w:r>
    </w:p>
    <w:p w14:paraId="138A04EA" w14:textId="77777777" w:rsidR="00222799" w:rsidRPr="00222799" w:rsidRDefault="00222799" w:rsidP="00222799">
      <w:pPr>
        <w:numPr>
          <w:ilvl w:val="0"/>
          <w:numId w:val="23"/>
        </w:numPr>
      </w:pPr>
      <w:r w:rsidRPr="00222799">
        <w:t>допустимо</w:t>
      </w:r>
    </w:p>
    <w:p w14:paraId="30EB3C62" w14:textId="77777777" w:rsidR="00222799" w:rsidRPr="00222799" w:rsidRDefault="00222799" w:rsidP="00222799">
      <w:bookmarkStart w:id="16" w:name="requirements"/>
      <w:bookmarkEnd w:id="16"/>
      <w:r w:rsidRPr="00222799">
        <w:t>Несколько требований в одном</w:t>
      </w:r>
    </w:p>
    <w:p w14:paraId="4B7837FE" w14:textId="77777777" w:rsidR="00222799" w:rsidRPr="00222799" w:rsidRDefault="00222799" w:rsidP="00222799">
      <w:r w:rsidRPr="00222799">
        <w:t>При описании последовательных функций системы могут образовываться несколько требований в одном. Здесь не стоит забывать, что основными из качественных характеристик требований, являются требования к атомарности и единичности.</w:t>
      </w:r>
      <w:r w:rsidRPr="00222799">
        <w:br/>
      </w:r>
      <w:r w:rsidRPr="00222799">
        <w:br/>
      </w:r>
      <w:r w:rsidRPr="00222799">
        <w:rPr>
          <w:b/>
          <w:bCs/>
        </w:rPr>
        <w:t>Рассмотрим пример</w:t>
      </w:r>
      <w:r w:rsidRPr="00222799">
        <w:br/>
        <w:t>Несколько требований в одном:</w:t>
      </w:r>
    </w:p>
    <w:p w14:paraId="5E08F48C" w14:textId="77777777" w:rsidR="00222799" w:rsidRPr="00222799" w:rsidRDefault="00222799" w:rsidP="00222799">
      <w:r w:rsidRPr="00222799">
        <w:t>Система управления задвижками должна закрывать входной клапан при температуре выше 80 градусов по Цельсию, когда температура падает, она должна вновь открывать его.</w:t>
      </w:r>
    </w:p>
    <w:p w14:paraId="189A8092" w14:textId="77777777" w:rsidR="00222799" w:rsidRPr="00222799" w:rsidRDefault="00222799" w:rsidP="00222799">
      <w:r w:rsidRPr="00222799">
        <w:t>Как вы можете видеть, в этом требовании не соблюдена характеристика «Единичности», то есть требование описывает сразу две функции системы управления задвижками. Опасность здесь заключается в том, что каждое из требований может детализироваться и обрастать своими дополнительными требованиями, а иногда может быть выбрано для реализации в разных итерациях!</w:t>
      </w:r>
    </w:p>
    <w:p w14:paraId="7A430F1E" w14:textId="77777777" w:rsidR="00222799" w:rsidRPr="00222799" w:rsidRDefault="00222799" w:rsidP="00222799">
      <w:r w:rsidRPr="00222799">
        <w:t>Как требования должны выглядеть:</w:t>
      </w:r>
    </w:p>
    <w:p w14:paraId="79A7E6EF" w14:textId="77777777" w:rsidR="00222799" w:rsidRPr="00222799" w:rsidRDefault="00222799" w:rsidP="00222799">
      <w:r w:rsidRPr="00222799">
        <w:t>1. Система управления задвижками должна закрывать входной клапан при температуре выше 80 градусов по Цельсию.</w:t>
      </w:r>
      <w:r w:rsidRPr="00222799">
        <w:br/>
      </w:r>
      <w:r w:rsidRPr="00222799">
        <w:br/>
        <w:t>2. Система управления задвижками должна открывать входной клапан при температуре ниже 80 градусов по Цельсию.</w:t>
      </w:r>
    </w:p>
    <w:p w14:paraId="3953548A" w14:textId="77777777" w:rsidR="00222799" w:rsidRPr="00222799" w:rsidRDefault="00222799" w:rsidP="00222799">
      <w:r w:rsidRPr="00222799">
        <w:rPr>
          <w:b/>
          <w:bCs/>
        </w:rPr>
        <w:t>СТОП-СЛОВА</w:t>
      </w:r>
      <w:r w:rsidRPr="00222799">
        <w:br/>
      </w:r>
      <w:r w:rsidRPr="00222799">
        <w:rPr>
          <w:b/>
          <w:bCs/>
        </w:rPr>
        <w:t>Несколько требований</w:t>
      </w:r>
      <w:r w:rsidRPr="00222799">
        <w:rPr>
          <w:b/>
          <w:bCs/>
        </w:rPr>
        <w:br/>
        <w:t>в одном</w:t>
      </w:r>
      <w:r w:rsidRPr="00222799">
        <w:br/>
      </w:r>
      <w:r w:rsidRPr="00222799">
        <w:br/>
        <w:t>следует соблюдать правило:</w:t>
      </w:r>
      <w:r w:rsidRPr="00222799">
        <w:br/>
        <w:t>одно требование = одна функция системы</w:t>
      </w:r>
    </w:p>
    <w:p w14:paraId="4CDEF365" w14:textId="77777777" w:rsidR="00222799" w:rsidRPr="00222799" w:rsidRDefault="00222799" w:rsidP="00222799">
      <w:r w:rsidRPr="00222799">
        <w:br/>
      </w:r>
      <w:r w:rsidRPr="00222799">
        <w:rPr>
          <w:b/>
          <w:bCs/>
        </w:rPr>
        <w:t>Словосочетания</w:t>
      </w:r>
      <w:r w:rsidRPr="00222799">
        <w:rPr>
          <w:b/>
          <w:bCs/>
        </w:rPr>
        <w:br/>
      </w:r>
    </w:p>
    <w:p w14:paraId="202C4B8D" w14:textId="77777777" w:rsidR="00222799" w:rsidRPr="00222799" w:rsidRDefault="00222799" w:rsidP="00222799">
      <w:pPr>
        <w:numPr>
          <w:ilvl w:val="0"/>
          <w:numId w:val="24"/>
        </w:numPr>
      </w:pPr>
      <w:r w:rsidRPr="00222799">
        <w:lastRenderedPageBreak/>
        <w:t>в противном случае</w:t>
      </w:r>
    </w:p>
    <w:p w14:paraId="5E5B1C3D" w14:textId="77777777" w:rsidR="00222799" w:rsidRPr="00222799" w:rsidRDefault="00222799" w:rsidP="00222799">
      <w:pPr>
        <w:numPr>
          <w:ilvl w:val="0"/>
          <w:numId w:val="24"/>
        </w:numPr>
      </w:pPr>
      <w:r w:rsidRPr="00222799">
        <w:t>с другой стороны</w:t>
      </w:r>
    </w:p>
    <w:p w14:paraId="68573CF4" w14:textId="77777777" w:rsidR="00222799" w:rsidRPr="00222799" w:rsidRDefault="00222799" w:rsidP="00222799">
      <w:pPr>
        <w:numPr>
          <w:ilvl w:val="0"/>
          <w:numId w:val="24"/>
        </w:numPr>
      </w:pPr>
      <w:r w:rsidRPr="00222799">
        <w:t>после чего</w:t>
      </w:r>
    </w:p>
    <w:p w14:paraId="75CA52F3" w14:textId="77777777" w:rsidR="00222799" w:rsidRPr="00222799" w:rsidRDefault="00222799" w:rsidP="00222799">
      <w:pPr>
        <w:numPr>
          <w:ilvl w:val="0"/>
          <w:numId w:val="24"/>
        </w:numPr>
      </w:pPr>
      <w:r w:rsidRPr="00222799">
        <w:t>при этом</w:t>
      </w:r>
    </w:p>
    <w:p w14:paraId="6DDD2D36" w14:textId="77777777" w:rsidR="00222799" w:rsidRPr="00222799" w:rsidRDefault="00222799" w:rsidP="00222799">
      <w:r w:rsidRPr="00222799">
        <w:br/>
      </w:r>
      <w:r w:rsidRPr="00222799">
        <w:rPr>
          <w:b/>
          <w:bCs/>
        </w:rPr>
        <w:t>Составные предложения</w:t>
      </w:r>
    </w:p>
    <w:p w14:paraId="591C510C" w14:textId="77777777" w:rsidR="00222799" w:rsidRPr="00222799" w:rsidRDefault="00222799" w:rsidP="00222799">
      <w:r w:rsidRPr="00222799">
        <w:br/>
      </w:r>
      <w:r w:rsidRPr="00222799">
        <w:rPr>
          <w:b/>
          <w:bCs/>
        </w:rPr>
        <w:t>Наречия</w:t>
      </w:r>
      <w:r w:rsidRPr="00222799">
        <w:rPr>
          <w:b/>
          <w:bCs/>
        </w:rPr>
        <w:br/>
      </w:r>
    </w:p>
    <w:p w14:paraId="2E5E30DF" w14:textId="77777777" w:rsidR="00222799" w:rsidRPr="00222799" w:rsidRDefault="00222799" w:rsidP="00222799">
      <w:pPr>
        <w:numPr>
          <w:ilvl w:val="0"/>
          <w:numId w:val="25"/>
        </w:numPr>
      </w:pPr>
      <w:r w:rsidRPr="00222799">
        <w:t>однако</w:t>
      </w:r>
    </w:p>
    <w:p w14:paraId="6E85A9FC" w14:textId="77777777" w:rsidR="00222799" w:rsidRPr="00222799" w:rsidRDefault="00222799" w:rsidP="00222799">
      <w:pPr>
        <w:numPr>
          <w:ilvl w:val="0"/>
          <w:numId w:val="25"/>
        </w:numPr>
      </w:pPr>
      <w:r w:rsidRPr="00222799">
        <w:t>затем</w:t>
      </w:r>
    </w:p>
    <w:p w14:paraId="18D7139F" w14:textId="77777777" w:rsidR="00222799" w:rsidRPr="00222799" w:rsidRDefault="00222799" w:rsidP="00222799">
      <w:pPr>
        <w:numPr>
          <w:ilvl w:val="0"/>
          <w:numId w:val="25"/>
        </w:numPr>
      </w:pPr>
      <w:r w:rsidRPr="00222799">
        <w:t>когда</w:t>
      </w:r>
    </w:p>
    <w:p w14:paraId="0E1883F8" w14:textId="77777777" w:rsidR="00222799" w:rsidRPr="00222799" w:rsidRDefault="00222799" w:rsidP="00222799">
      <w:pPr>
        <w:numPr>
          <w:ilvl w:val="0"/>
          <w:numId w:val="25"/>
        </w:numPr>
      </w:pPr>
      <w:r w:rsidRPr="00222799">
        <w:t>пока</w:t>
      </w:r>
    </w:p>
    <w:p w14:paraId="5D8B8653" w14:textId="77777777" w:rsidR="00222799" w:rsidRPr="00222799" w:rsidRDefault="00222799" w:rsidP="00222799">
      <w:r w:rsidRPr="00222799">
        <w:br/>
      </w:r>
      <w:r w:rsidRPr="00222799">
        <w:rPr>
          <w:b/>
          <w:bCs/>
        </w:rPr>
        <w:t>Союзы</w:t>
      </w:r>
      <w:r w:rsidRPr="00222799">
        <w:br/>
      </w:r>
    </w:p>
    <w:p w14:paraId="4CAD180F" w14:textId="77777777" w:rsidR="00222799" w:rsidRPr="00222799" w:rsidRDefault="00222799" w:rsidP="00222799">
      <w:pPr>
        <w:numPr>
          <w:ilvl w:val="0"/>
          <w:numId w:val="26"/>
        </w:numPr>
      </w:pPr>
      <w:r w:rsidRPr="00222799">
        <w:t>также</w:t>
      </w:r>
    </w:p>
    <w:p w14:paraId="2780E598" w14:textId="77777777" w:rsidR="00222799" w:rsidRPr="00222799" w:rsidRDefault="00222799" w:rsidP="00222799">
      <w:pPr>
        <w:numPr>
          <w:ilvl w:val="0"/>
          <w:numId w:val="26"/>
        </w:numPr>
      </w:pPr>
      <w:r w:rsidRPr="00222799">
        <w:t>либо</w:t>
      </w:r>
    </w:p>
    <w:p w14:paraId="16F4D283" w14:textId="77777777" w:rsidR="00222799" w:rsidRPr="00222799" w:rsidRDefault="00222799" w:rsidP="00222799">
      <w:pPr>
        <w:numPr>
          <w:ilvl w:val="0"/>
          <w:numId w:val="26"/>
        </w:numPr>
      </w:pPr>
      <w:r w:rsidRPr="00222799">
        <w:t>если</w:t>
      </w:r>
    </w:p>
    <w:p w14:paraId="493C9A58" w14:textId="77777777" w:rsidR="00222799" w:rsidRPr="00222799" w:rsidRDefault="00222799" w:rsidP="00222799">
      <w:pPr>
        <w:numPr>
          <w:ilvl w:val="0"/>
          <w:numId w:val="26"/>
        </w:numPr>
      </w:pPr>
      <w:r w:rsidRPr="00222799">
        <w:t>или</w:t>
      </w:r>
    </w:p>
    <w:p w14:paraId="34FA08FF" w14:textId="77777777" w:rsidR="00222799" w:rsidRPr="00222799" w:rsidRDefault="00222799" w:rsidP="00222799">
      <w:pPr>
        <w:numPr>
          <w:ilvl w:val="0"/>
          <w:numId w:val="26"/>
        </w:numPr>
      </w:pPr>
      <w:r w:rsidRPr="00222799">
        <w:t>но</w:t>
      </w:r>
    </w:p>
    <w:p w14:paraId="7737EF1B" w14:textId="77777777" w:rsidR="00222799" w:rsidRPr="00222799" w:rsidRDefault="00222799" w:rsidP="00222799">
      <w:pPr>
        <w:numPr>
          <w:ilvl w:val="0"/>
          <w:numId w:val="26"/>
        </w:numPr>
      </w:pPr>
      <w:r w:rsidRPr="00222799">
        <w:t>и</w:t>
      </w:r>
    </w:p>
    <w:p w14:paraId="37DCE229" w14:textId="77777777" w:rsidR="00222799" w:rsidRPr="00222799" w:rsidRDefault="00222799" w:rsidP="00222799">
      <w:bookmarkStart w:id="17" w:name="logics"/>
      <w:bookmarkEnd w:id="17"/>
      <w:r w:rsidRPr="00222799">
        <w:t>Неоднозначная логика высказывания</w:t>
      </w:r>
    </w:p>
    <w:p w14:paraId="2FDD0268" w14:textId="77777777" w:rsidR="00222799" w:rsidRPr="00222799" w:rsidRDefault="00222799" w:rsidP="00222799">
      <w:r w:rsidRPr="00222799">
        <w:t>Когда в требованиях перечисляется какое-то множество, из текста не всегда понятно, имеется ли в виду, что все элементы должны удовлетворять требованию или только один. Поэтому при употреблении логических элементов следует придерживаться правил:</w:t>
      </w:r>
      <w:r w:rsidRPr="00222799">
        <w:br/>
      </w:r>
    </w:p>
    <w:p w14:paraId="4CB21C82" w14:textId="77777777" w:rsidR="00222799" w:rsidRPr="00222799" w:rsidRDefault="00222799" w:rsidP="00222799">
      <w:pPr>
        <w:numPr>
          <w:ilvl w:val="0"/>
          <w:numId w:val="27"/>
        </w:numPr>
      </w:pPr>
      <w:r w:rsidRPr="00222799">
        <w:t>Избегайте частицы «не», двойного отрицания и знака «/»</w:t>
      </w:r>
    </w:p>
    <w:p w14:paraId="67FC8110" w14:textId="77777777" w:rsidR="00222799" w:rsidRPr="00222799" w:rsidRDefault="00222799" w:rsidP="00222799">
      <w:pPr>
        <w:numPr>
          <w:ilvl w:val="0"/>
          <w:numId w:val="27"/>
        </w:numPr>
      </w:pPr>
      <w:r w:rsidRPr="00222799">
        <w:t>Однозначно выделяйте элементы множества и группировки</w:t>
      </w:r>
    </w:p>
    <w:p w14:paraId="5CF03AD9" w14:textId="77777777" w:rsidR="00222799" w:rsidRPr="00222799" w:rsidRDefault="00222799" w:rsidP="00222799">
      <w:pPr>
        <w:numPr>
          <w:ilvl w:val="0"/>
          <w:numId w:val="27"/>
        </w:numPr>
      </w:pPr>
      <w:r w:rsidRPr="00222799">
        <w:t>При указании порядка используйте уточнения, не должно быть двусмысленности.</w:t>
      </w:r>
    </w:p>
    <w:p w14:paraId="070E703A" w14:textId="77777777" w:rsidR="00222799" w:rsidRPr="00222799" w:rsidRDefault="00222799" w:rsidP="00222799">
      <w:r w:rsidRPr="00222799">
        <w:br/>
      </w:r>
      <w:r w:rsidRPr="00222799">
        <w:rPr>
          <w:b/>
          <w:bCs/>
        </w:rPr>
        <w:t>Рассмотрим пример</w:t>
      </w:r>
      <w:r w:rsidRPr="00222799">
        <w:br/>
        <w:t>Неоднозначная логика высказывания:</w:t>
      </w:r>
      <w:r w:rsidRPr="00222799">
        <w:br/>
      </w:r>
    </w:p>
    <w:p w14:paraId="4FF408EE" w14:textId="77777777" w:rsidR="00222799" w:rsidRPr="00222799" w:rsidRDefault="00222799" w:rsidP="00222799">
      <w:r w:rsidRPr="00222799">
        <w:t>1. Система управления двигателем должна отключать блок круиз-контроля, когда включена система курсовой устойчивости и водитель нажимает педаль газа.</w:t>
      </w:r>
      <w:r w:rsidRPr="00222799">
        <w:br/>
      </w:r>
      <w:r w:rsidRPr="00222799">
        <w:br/>
      </w:r>
      <w:r w:rsidRPr="00222799">
        <w:lastRenderedPageBreak/>
        <w:t>2. Допускается отправка индивидуальных сообщений, рассылка на группу пользователей, рассылка всем пользователям проекта / площадки / платформы.</w:t>
      </w:r>
    </w:p>
    <w:p w14:paraId="60078493" w14:textId="77777777" w:rsidR="00222799" w:rsidRPr="00222799" w:rsidRDefault="00222799" w:rsidP="00222799">
      <w:r w:rsidRPr="00222799">
        <w:t xml:space="preserve">Требования выше противоречат характеристике «Недвусмысленность», поскольку содержат символы и нечеткие формулировки, которые можно интерпретировать </w:t>
      </w:r>
      <w:proofErr w:type="gramStart"/>
      <w:r w:rsidRPr="00222799">
        <w:t>по разному</w:t>
      </w:r>
      <w:proofErr w:type="gramEnd"/>
      <w:r w:rsidRPr="00222799">
        <w:t>. Косая черта в данном случае — это «И» или «ИЛИ»? Отправка рассылки осуществляется по всем пользователям и проекта и площадки? Или быть может автор имел в виду, что рассылка осуществляется только пользователям проекта или только пользователям площадки? А как интерпретировать во времени одно И другое условие в первом требовании?</w:t>
      </w:r>
      <w:r w:rsidRPr="00222799">
        <w:br/>
      </w:r>
      <w:r w:rsidRPr="00222799">
        <w:br/>
        <w:t>Как требование должно выглядеть:</w:t>
      </w:r>
    </w:p>
    <w:p w14:paraId="1B75EDBF" w14:textId="77777777" w:rsidR="00222799" w:rsidRPr="00222799" w:rsidRDefault="00222799" w:rsidP="00222799">
      <w:pPr>
        <w:numPr>
          <w:ilvl w:val="0"/>
          <w:numId w:val="28"/>
        </w:numPr>
      </w:pPr>
      <w:r w:rsidRPr="00222799">
        <w:t>Система управления двигателем должна отключать блок круиз-контроля, когда включена система курсовой устойчивости и, </w:t>
      </w:r>
      <w:r w:rsidRPr="00222799">
        <w:rPr>
          <w:i/>
          <w:iCs/>
        </w:rPr>
        <w:t>одновременно с этим</w:t>
      </w:r>
      <w:r w:rsidRPr="00222799">
        <w:t>, водитель нажимает педаль газа.</w:t>
      </w:r>
      <w:r w:rsidRPr="00222799">
        <w:br/>
      </w:r>
    </w:p>
    <w:p w14:paraId="162E72E9" w14:textId="77777777" w:rsidR="00222799" w:rsidRPr="00222799" w:rsidRDefault="00222799" w:rsidP="00222799">
      <w:pPr>
        <w:numPr>
          <w:ilvl w:val="0"/>
          <w:numId w:val="28"/>
        </w:numPr>
      </w:pPr>
      <w:r w:rsidRPr="00222799">
        <w:t>Допускается отправка индивидуальных сообщений; рассылка на группу пользователей; рассылка всем пользователям одного проекта; всем пользователям одной площадки (включая все проекты на указанной площадке); всем пользователям платформы (включая все площадки и проекты).</w:t>
      </w:r>
    </w:p>
    <w:p w14:paraId="0EFB02CE" w14:textId="77777777" w:rsidR="00222799" w:rsidRPr="00222799" w:rsidRDefault="00222799" w:rsidP="00222799">
      <w:r w:rsidRPr="00222799">
        <w:t>СТОП-СЛОВА</w:t>
      </w:r>
      <w:r w:rsidRPr="00222799">
        <w:br/>
        <w:t>Неоднозначная логика высказывания</w:t>
      </w:r>
    </w:p>
    <w:p w14:paraId="4EA7481D" w14:textId="77777777" w:rsidR="00222799" w:rsidRPr="00222799" w:rsidRDefault="00222799" w:rsidP="00222799">
      <w:r w:rsidRPr="00222799">
        <w:t>логические выражения лучше выделять явным образом и записывать единообразно: И, ИЛИ, Исключающее -ИЛИ</w:t>
      </w:r>
      <w:r w:rsidRPr="00222799">
        <w:br/>
      </w:r>
      <w:r w:rsidRPr="00222799">
        <w:br/>
      </w:r>
      <w:r w:rsidRPr="00222799">
        <w:rPr>
          <w:b/>
          <w:bCs/>
        </w:rPr>
        <w:t>Перечисление через косую черту «/»</w:t>
      </w:r>
      <w:r w:rsidRPr="00222799">
        <w:rPr>
          <w:b/>
          <w:bCs/>
        </w:rPr>
        <w:br/>
      </w:r>
      <w:r w:rsidRPr="00222799">
        <w:rPr>
          <w:b/>
          <w:bCs/>
        </w:rPr>
        <w:br/>
        <w:t>Союзы</w:t>
      </w:r>
    </w:p>
    <w:p w14:paraId="028671FB" w14:textId="77777777" w:rsidR="00222799" w:rsidRPr="00222799" w:rsidRDefault="00222799" w:rsidP="00222799">
      <w:pPr>
        <w:numPr>
          <w:ilvl w:val="0"/>
          <w:numId w:val="29"/>
        </w:numPr>
      </w:pPr>
      <w:r w:rsidRPr="00222799">
        <w:t>и/или</w:t>
      </w:r>
    </w:p>
    <w:p w14:paraId="7ACF5DCE" w14:textId="77777777" w:rsidR="00222799" w:rsidRPr="00222799" w:rsidRDefault="00222799" w:rsidP="00222799">
      <w:pPr>
        <w:numPr>
          <w:ilvl w:val="0"/>
          <w:numId w:val="29"/>
        </w:numPr>
      </w:pPr>
      <w:r w:rsidRPr="00222799">
        <w:t>не</w:t>
      </w:r>
    </w:p>
    <w:p w14:paraId="004EADD0" w14:textId="77777777" w:rsidR="00222799" w:rsidRPr="00222799" w:rsidRDefault="00222799" w:rsidP="00222799">
      <w:pPr>
        <w:numPr>
          <w:ilvl w:val="0"/>
          <w:numId w:val="29"/>
        </w:numPr>
      </w:pPr>
      <w:r w:rsidRPr="00222799">
        <w:t>и</w:t>
      </w:r>
    </w:p>
    <w:p w14:paraId="656EC66C" w14:textId="77777777" w:rsidR="00222799" w:rsidRPr="00222799" w:rsidRDefault="00222799" w:rsidP="00222799">
      <w:r w:rsidRPr="00222799">
        <w:br/>
      </w:r>
      <w:r w:rsidRPr="00222799">
        <w:rPr>
          <w:b/>
          <w:bCs/>
        </w:rPr>
        <w:t>Обобщающие слова</w:t>
      </w:r>
    </w:p>
    <w:p w14:paraId="65BF1079" w14:textId="77777777" w:rsidR="00222799" w:rsidRPr="00222799" w:rsidRDefault="00222799" w:rsidP="00222799">
      <w:pPr>
        <w:numPr>
          <w:ilvl w:val="0"/>
          <w:numId w:val="30"/>
        </w:numPr>
      </w:pPr>
      <w:r w:rsidRPr="00222799">
        <w:t>некоторые</w:t>
      </w:r>
    </w:p>
    <w:p w14:paraId="6DE7E81E" w14:textId="77777777" w:rsidR="00222799" w:rsidRPr="00222799" w:rsidRDefault="00222799" w:rsidP="00222799">
      <w:pPr>
        <w:numPr>
          <w:ilvl w:val="0"/>
          <w:numId w:val="30"/>
        </w:numPr>
      </w:pPr>
      <w:r w:rsidRPr="00222799">
        <w:t>кто-либо</w:t>
      </w:r>
    </w:p>
    <w:p w14:paraId="74C0B1E5" w14:textId="77777777" w:rsidR="00222799" w:rsidRPr="00222799" w:rsidRDefault="00222799" w:rsidP="00222799">
      <w:pPr>
        <w:numPr>
          <w:ilvl w:val="0"/>
          <w:numId w:val="30"/>
        </w:numPr>
      </w:pPr>
      <w:r w:rsidRPr="00222799">
        <w:t>любой</w:t>
      </w:r>
    </w:p>
    <w:p w14:paraId="1F7586B8" w14:textId="77777777" w:rsidR="00222799" w:rsidRPr="00222799" w:rsidRDefault="00222799" w:rsidP="00222799">
      <w:pPr>
        <w:numPr>
          <w:ilvl w:val="0"/>
          <w:numId w:val="30"/>
        </w:numPr>
      </w:pPr>
      <w:r w:rsidRPr="00222799">
        <w:t>такой</w:t>
      </w:r>
    </w:p>
    <w:p w14:paraId="7ABE034D" w14:textId="77777777" w:rsidR="00222799" w:rsidRPr="00222799" w:rsidRDefault="00222799" w:rsidP="00222799">
      <w:pPr>
        <w:numPr>
          <w:ilvl w:val="0"/>
          <w:numId w:val="30"/>
        </w:numPr>
      </w:pPr>
      <w:r w:rsidRPr="00222799">
        <w:t>все</w:t>
      </w:r>
    </w:p>
    <w:p w14:paraId="6691A598" w14:textId="77777777" w:rsidR="00222799" w:rsidRPr="00222799" w:rsidRDefault="00222799" w:rsidP="00222799">
      <w:pPr>
        <w:numPr>
          <w:ilvl w:val="0"/>
          <w:numId w:val="30"/>
        </w:numPr>
      </w:pPr>
      <w:r w:rsidRPr="00222799">
        <w:t>оба</w:t>
      </w:r>
    </w:p>
    <w:p w14:paraId="7C8AA589" w14:textId="77777777" w:rsidR="00222799" w:rsidRPr="00222799" w:rsidRDefault="00222799" w:rsidP="00222799">
      <w:r w:rsidRPr="00222799">
        <w:br/>
      </w:r>
      <w:r w:rsidRPr="00222799">
        <w:rPr>
          <w:b/>
          <w:bCs/>
        </w:rPr>
        <w:t>Порядок</w:t>
      </w:r>
      <w:r w:rsidRPr="00222799">
        <w:br/>
      </w:r>
    </w:p>
    <w:p w14:paraId="6DFD797E" w14:textId="77777777" w:rsidR="00222799" w:rsidRPr="00222799" w:rsidRDefault="00222799" w:rsidP="00222799">
      <w:pPr>
        <w:numPr>
          <w:ilvl w:val="0"/>
          <w:numId w:val="31"/>
        </w:numPr>
      </w:pPr>
      <w:r w:rsidRPr="00222799">
        <w:t>по возрастанию</w:t>
      </w:r>
    </w:p>
    <w:p w14:paraId="302AD960" w14:textId="77777777" w:rsidR="00222799" w:rsidRPr="00222799" w:rsidRDefault="00222799" w:rsidP="00222799">
      <w:pPr>
        <w:numPr>
          <w:ilvl w:val="0"/>
          <w:numId w:val="31"/>
        </w:numPr>
      </w:pPr>
      <w:r w:rsidRPr="00222799">
        <w:lastRenderedPageBreak/>
        <w:t>по приоритету</w:t>
      </w:r>
    </w:p>
    <w:p w14:paraId="76E2026D" w14:textId="77777777" w:rsidR="00222799" w:rsidRPr="00222799" w:rsidRDefault="00222799" w:rsidP="00222799">
      <w:pPr>
        <w:numPr>
          <w:ilvl w:val="0"/>
          <w:numId w:val="31"/>
        </w:numPr>
      </w:pPr>
      <w:r w:rsidRPr="00222799">
        <w:t>по срочности</w:t>
      </w:r>
    </w:p>
    <w:p w14:paraId="57840589" w14:textId="77777777" w:rsidR="00222799" w:rsidRPr="00222799" w:rsidRDefault="00222799" w:rsidP="00222799">
      <w:pPr>
        <w:numPr>
          <w:ilvl w:val="0"/>
          <w:numId w:val="31"/>
        </w:numPr>
      </w:pPr>
      <w:r w:rsidRPr="00222799">
        <w:t>по убыванию</w:t>
      </w:r>
    </w:p>
    <w:p w14:paraId="7ED52F02" w14:textId="77777777" w:rsidR="00222799" w:rsidRPr="00222799" w:rsidRDefault="00222799" w:rsidP="00222799">
      <w:pPr>
        <w:numPr>
          <w:ilvl w:val="0"/>
          <w:numId w:val="31"/>
        </w:numPr>
      </w:pPr>
      <w:r w:rsidRPr="00222799">
        <w:t>по дате</w:t>
      </w:r>
    </w:p>
    <w:p w14:paraId="5379628D" w14:textId="77777777" w:rsidR="00222799" w:rsidRPr="00222799" w:rsidRDefault="00222799" w:rsidP="00222799">
      <w:bookmarkStart w:id="18" w:name="time"/>
      <w:bookmarkEnd w:id="18"/>
      <w:r w:rsidRPr="00222799">
        <w:t>Неоднозначность указания времени</w:t>
      </w:r>
    </w:p>
    <w:p w14:paraId="72C69AC1" w14:textId="77777777" w:rsidR="00222799" w:rsidRPr="00222799" w:rsidRDefault="00222799" w:rsidP="00222799">
      <w:r w:rsidRPr="00222799">
        <w:t>При указании времени в требованиях велик риск неопределённых формулировок. Даже если события в системе должны произойти практически одновременно, то корректнее будет указать, что событие Б должно произойти через 3 секунды после того, как произошло событие А.</w:t>
      </w:r>
      <w:r w:rsidRPr="00222799">
        <w:br/>
      </w:r>
      <w:r w:rsidRPr="00222799">
        <w:br/>
      </w:r>
      <w:r w:rsidRPr="00222799">
        <w:rPr>
          <w:b/>
          <w:bCs/>
        </w:rPr>
        <w:t>Рассмотрим пример</w:t>
      </w:r>
      <w:r w:rsidRPr="00222799">
        <w:br/>
        <w:t>Примеры неоднозначного времени:</w:t>
      </w:r>
    </w:p>
    <w:p w14:paraId="482BCEA8" w14:textId="77777777" w:rsidR="00222799" w:rsidRPr="00222799" w:rsidRDefault="00222799" w:rsidP="00222799">
      <w:r w:rsidRPr="00222799">
        <w:t>1. Система должна оповещать пользователя об окончании времени выполнения теста заблаговременно.</w:t>
      </w:r>
      <w:r w:rsidRPr="00222799">
        <w:br/>
      </w:r>
      <w:r w:rsidRPr="00222799">
        <w:br/>
      </w:r>
      <w:r w:rsidRPr="00222799">
        <w:br/>
      </w:r>
      <w:r w:rsidRPr="00222799">
        <w:br/>
        <w:t>2. Система должна перекрыть вентиль одновременно с получением сигнала датчика о переполнении резервуара.</w:t>
      </w:r>
    </w:p>
    <w:p w14:paraId="53A3D647" w14:textId="77777777" w:rsidR="00222799" w:rsidRPr="00222799" w:rsidRDefault="00222799" w:rsidP="00222799">
      <w:r w:rsidRPr="00222799">
        <w:t>Требования в примере выше не соответствуют характеристике «Недвусмысленность». Первое требование не отвечает нам на вопрос «насколько заблаговременно?». А второе не сообщает ни о каких ограничениях, которые могут привести к дальнейшим проблемам. Ведь перекрытие вентиля, после получения сигнала, не может произойти мгновенно, а значит нужно понимание сколько у нас есть времени до того, как содержимое резервуара начнёт выливаться через край.</w:t>
      </w:r>
      <w:r w:rsidRPr="00222799">
        <w:br/>
      </w:r>
      <w:r w:rsidRPr="00222799">
        <w:br/>
        <w:t>Как требования должны выглядеть:</w:t>
      </w:r>
    </w:p>
    <w:p w14:paraId="4F603410" w14:textId="77777777" w:rsidR="00222799" w:rsidRPr="00222799" w:rsidRDefault="00222799" w:rsidP="00222799">
      <w:r w:rsidRPr="00222799">
        <w:t>1. Система должна оповещать пользователя об окончании времени выполнения теста за 5 мин до истечения отведённого времени.</w:t>
      </w:r>
      <w:r w:rsidRPr="00222799">
        <w:br/>
      </w:r>
      <w:r w:rsidRPr="00222799">
        <w:br/>
        <w:t>2. Система должна перекрыть вентиль за 5 секунд от момента получения сигнала датчика о переполнении резервуара.</w:t>
      </w:r>
    </w:p>
    <w:p w14:paraId="38BA3496" w14:textId="77777777" w:rsidR="00222799" w:rsidRPr="00222799" w:rsidRDefault="00222799" w:rsidP="00222799">
      <w:r w:rsidRPr="00222799">
        <w:rPr>
          <w:b/>
          <w:bCs/>
        </w:rPr>
        <w:t>СТОП-СЛОВА</w:t>
      </w:r>
      <w:r w:rsidRPr="00222799">
        <w:br/>
      </w:r>
      <w:r w:rsidRPr="00222799">
        <w:rPr>
          <w:b/>
          <w:bCs/>
        </w:rPr>
        <w:t>Неоднозначность указания времени</w:t>
      </w:r>
      <w:r w:rsidRPr="00222799">
        <w:br/>
      </w:r>
      <w:r w:rsidRPr="00222799">
        <w:br/>
        <w:t>необходимо стремиться к указанию количественных значений</w:t>
      </w:r>
    </w:p>
    <w:p w14:paraId="5A80321C" w14:textId="77777777" w:rsidR="00222799" w:rsidRPr="00222799" w:rsidRDefault="00222799" w:rsidP="00222799">
      <w:r w:rsidRPr="00222799">
        <w:rPr>
          <w:b/>
          <w:bCs/>
        </w:rPr>
        <w:t>В прошлом</w:t>
      </w:r>
      <w:r w:rsidRPr="00222799">
        <w:rPr>
          <w:b/>
          <w:bCs/>
        </w:rPr>
        <w:br/>
      </w:r>
    </w:p>
    <w:p w14:paraId="030F514A" w14:textId="77777777" w:rsidR="00222799" w:rsidRPr="00222799" w:rsidRDefault="00222799" w:rsidP="00222799">
      <w:pPr>
        <w:numPr>
          <w:ilvl w:val="0"/>
          <w:numId w:val="32"/>
        </w:numPr>
      </w:pPr>
      <w:r w:rsidRPr="00222799">
        <w:t>заблаговременно</w:t>
      </w:r>
    </w:p>
    <w:p w14:paraId="7DAE33AF" w14:textId="77777777" w:rsidR="00222799" w:rsidRPr="00222799" w:rsidRDefault="00222799" w:rsidP="00222799">
      <w:pPr>
        <w:numPr>
          <w:ilvl w:val="0"/>
          <w:numId w:val="32"/>
        </w:numPr>
      </w:pPr>
      <w:r w:rsidRPr="00222799">
        <w:t>предварительно</w:t>
      </w:r>
    </w:p>
    <w:p w14:paraId="1F01BC6F" w14:textId="77777777" w:rsidR="00222799" w:rsidRPr="00222799" w:rsidRDefault="00222799" w:rsidP="00222799">
      <w:pPr>
        <w:numPr>
          <w:ilvl w:val="0"/>
          <w:numId w:val="32"/>
        </w:numPr>
      </w:pPr>
      <w:r w:rsidRPr="00222799">
        <w:t>заранее</w:t>
      </w:r>
    </w:p>
    <w:p w14:paraId="20A6C279" w14:textId="77777777" w:rsidR="00222799" w:rsidRPr="00222799" w:rsidRDefault="00222799" w:rsidP="00222799">
      <w:pPr>
        <w:numPr>
          <w:ilvl w:val="0"/>
          <w:numId w:val="32"/>
        </w:numPr>
      </w:pPr>
      <w:r w:rsidRPr="00222799">
        <w:t>прежде</w:t>
      </w:r>
    </w:p>
    <w:p w14:paraId="387F4EC2" w14:textId="77777777" w:rsidR="00222799" w:rsidRPr="00222799" w:rsidRDefault="00222799" w:rsidP="00222799">
      <w:pPr>
        <w:numPr>
          <w:ilvl w:val="0"/>
          <w:numId w:val="32"/>
        </w:numPr>
      </w:pPr>
      <w:r w:rsidRPr="00222799">
        <w:t>раньше</w:t>
      </w:r>
    </w:p>
    <w:p w14:paraId="06FD482A" w14:textId="77777777" w:rsidR="00222799" w:rsidRPr="00222799" w:rsidRDefault="00222799" w:rsidP="00222799">
      <w:pPr>
        <w:numPr>
          <w:ilvl w:val="0"/>
          <w:numId w:val="32"/>
        </w:numPr>
      </w:pPr>
      <w:r w:rsidRPr="00222799">
        <w:lastRenderedPageBreak/>
        <w:t>как</w:t>
      </w:r>
    </w:p>
    <w:p w14:paraId="3DC62503" w14:textId="77777777" w:rsidR="00222799" w:rsidRPr="00222799" w:rsidRDefault="00222799" w:rsidP="00222799">
      <w:pPr>
        <w:numPr>
          <w:ilvl w:val="0"/>
          <w:numId w:val="32"/>
        </w:numPr>
      </w:pPr>
      <w:r w:rsidRPr="00222799">
        <w:t>до</w:t>
      </w:r>
    </w:p>
    <w:p w14:paraId="7586AEF1" w14:textId="77777777" w:rsidR="00222799" w:rsidRPr="00222799" w:rsidRDefault="00222799" w:rsidP="00222799">
      <w:r w:rsidRPr="00222799">
        <w:rPr>
          <w:b/>
          <w:bCs/>
        </w:rPr>
        <w:br/>
        <w:t>В процессе</w:t>
      </w:r>
      <w:r w:rsidRPr="00222799">
        <w:rPr>
          <w:b/>
          <w:bCs/>
        </w:rPr>
        <w:br/>
      </w:r>
      <w:r w:rsidRPr="00222799">
        <w:br/>
      </w:r>
    </w:p>
    <w:p w14:paraId="4AF23EFF" w14:textId="77777777" w:rsidR="00222799" w:rsidRPr="00222799" w:rsidRDefault="00222799" w:rsidP="00222799">
      <w:pPr>
        <w:numPr>
          <w:ilvl w:val="0"/>
          <w:numId w:val="33"/>
        </w:numPr>
      </w:pPr>
      <w:r w:rsidRPr="00222799">
        <w:t>одновременно</w:t>
      </w:r>
    </w:p>
    <w:p w14:paraId="4A67A8C2" w14:textId="77777777" w:rsidR="00222799" w:rsidRPr="00222799" w:rsidRDefault="00222799" w:rsidP="00222799">
      <w:pPr>
        <w:numPr>
          <w:ilvl w:val="0"/>
          <w:numId w:val="33"/>
        </w:numPr>
      </w:pPr>
      <w:r w:rsidRPr="00222799">
        <w:t>в течение</w:t>
      </w:r>
    </w:p>
    <w:p w14:paraId="05C1F871" w14:textId="77777777" w:rsidR="00222799" w:rsidRPr="00222799" w:rsidRDefault="00222799" w:rsidP="00222799">
      <w:pPr>
        <w:numPr>
          <w:ilvl w:val="0"/>
          <w:numId w:val="33"/>
        </w:numPr>
      </w:pPr>
      <w:proofErr w:type="gramStart"/>
      <w:r w:rsidRPr="00222799">
        <w:t>во время</w:t>
      </w:r>
      <w:proofErr w:type="gramEnd"/>
    </w:p>
    <w:p w14:paraId="7D64B1FB" w14:textId="77777777" w:rsidR="00222799" w:rsidRPr="00222799" w:rsidRDefault="00222799" w:rsidP="00222799">
      <w:pPr>
        <w:numPr>
          <w:ilvl w:val="0"/>
          <w:numId w:val="33"/>
        </w:numPr>
      </w:pPr>
      <w:r w:rsidRPr="00222799">
        <w:t>один раз</w:t>
      </w:r>
    </w:p>
    <w:p w14:paraId="1B0CED76" w14:textId="77777777" w:rsidR="00222799" w:rsidRPr="00222799" w:rsidRDefault="00222799" w:rsidP="00222799">
      <w:r w:rsidRPr="00222799">
        <w:rPr>
          <w:b/>
          <w:bCs/>
        </w:rPr>
        <w:t>Итог</w:t>
      </w:r>
      <w:r w:rsidRPr="00222799">
        <w:rPr>
          <w:b/>
          <w:bCs/>
        </w:rPr>
        <w:br/>
      </w:r>
    </w:p>
    <w:p w14:paraId="59FE8455" w14:textId="77777777" w:rsidR="00222799" w:rsidRPr="00222799" w:rsidRDefault="00222799" w:rsidP="00222799">
      <w:pPr>
        <w:numPr>
          <w:ilvl w:val="0"/>
          <w:numId w:val="34"/>
        </w:numPr>
      </w:pPr>
      <w:r w:rsidRPr="00222799">
        <w:t>последний</w:t>
      </w:r>
    </w:p>
    <w:p w14:paraId="1427A120" w14:textId="77777777" w:rsidR="00222799" w:rsidRPr="00222799" w:rsidRDefault="00222799" w:rsidP="00222799">
      <w:pPr>
        <w:numPr>
          <w:ilvl w:val="0"/>
          <w:numId w:val="34"/>
        </w:numPr>
      </w:pPr>
      <w:r w:rsidRPr="00222799">
        <w:t>наконец</w:t>
      </w:r>
    </w:p>
    <w:p w14:paraId="4F5CFFD9" w14:textId="77777777" w:rsidR="00222799" w:rsidRPr="00222799" w:rsidRDefault="00222799" w:rsidP="00222799">
      <w:pPr>
        <w:numPr>
          <w:ilvl w:val="0"/>
          <w:numId w:val="34"/>
        </w:numPr>
      </w:pPr>
      <w:r w:rsidRPr="00222799">
        <w:t>в итоге</w:t>
      </w:r>
    </w:p>
    <w:p w14:paraId="3DCFFCA7" w14:textId="77777777" w:rsidR="00222799" w:rsidRPr="00222799" w:rsidRDefault="00222799" w:rsidP="00222799">
      <w:pPr>
        <w:numPr>
          <w:ilvl w:val="0"/>
          <w:numId w:val="34"/>
        </w:numPr>
      </w:pPr>
      <w:r w:rsidRPr="00222799">
        <w:t>после</w:t>
      </w:r>
    </w:p>
    <w:p w14:paraId="6F1C5DD2" w14:textId="77777777" w:rsidR="00222799" w:rsidRPr="00222799" w:rsidRDefault="00222799" w:rsidP="00222799">
      <w:pPr>
        <w:numPr>
          <w:ilvl w:val="0"/>
          <w:numId w:val="34"/>
        </w:numPr>
      </w:pPr>
      <w:r w:rsidRPr="00222799">
        <w:t>когда</w:t>
      </w:r>
    </w:p>
    <w:p w14:paraId="2E48223F" w14:textId="77777777" w:rsidR="00222799" w:rsidRPr="00222799" w:rsidRDefault="00222799" w:rsidP="00222799">
      <w:r w:rsidRPr="00222799">
        <w:rPr>
          <w:b/>
          <w:bCs/>
        </w:rPr>
        <w:br/>
      </w:r>
      <w:r w:rsidRPr="00222799">
        <w:rPr>
          <w:b/>
          <w:bCs/>
        </w:rPr>
        <w:br/>
      </w:r>
      <w:r w:rsidRPr="00222799">
        <w:rPr>
          <w:b/>
          <w:bCs/>
        </w:rPr>
        <w:br/>
        <w:t>Другое</w:t>
      </w:r>
      <w:r w:rsidRPr="00222799">
        <w:rPr>
          <w:b/>
          <w:bCs/>
        </w:rPr>
        <w:br/>
      </w:r>
      <w:r w:rsidRPr="00222799">
        <w:br/>
      </w:r>
    </w:p>
    <w:p w14:paraId="2056A687" w14:textId="77777777" w:rsidR="00222799" w:rsidRPr="00222799" w:rsidRDefault="00222799" w:rsidP="00222799">
      <w:pPr>
        <w:numPr>
          <w:ilvl w:val="0"/>
          <w:numId w:val="35"/>
        </w:numPr>
      </w:pPr>
      <w:r w:rsidRPr="00222799">
        <w:t>самый ранний</w:t>
      </w:r>
    </w:p>
    <w:p w14:paraId="373F4224" w14:textId="77777777" w:rsidR="00222799" w:rsidRPr="00222799" w:rsidRDefault="00222799" w:rsidP="00222799">
      <w:pPr>
        <w:numPr>
          <w:ilvl w:val="0"/>
          <w:numId w:val="35"/>
        </w:numPr>
      </w:pPr>
      <w:r w:rsidRPr="00222799">
        <w:t>мгновенный</w:t>
      </w:r>
    </w:p>
    <w:p w14:paraId="10D9224B" w14:textId="77777777" w:rsidR="00222799" w:rsidRPr="00222799" w:rsidRDefault="00222799" w:rsidP="00222799">
      <w:pPr>
        <w:numPr>
          <w:ilvl w:val="0"/>
          <w:numId w:val="35"/>
        </w:numPr>
      </w:pPr>
      <w:r w:rsidRPr="00222799">
        <w:t>такой</w:t>
      </w:r>
    </w:p>
    <w:p w14:paraId="75054819" w14:textId="77777777" w:rsidR="00222799" w:rsidRPr="00222799" w:rsidRDefault="00222799" w:rsidP="00222799">
      <w:bookmarkStart w:id="19" w:name="notimportant"/>
      <w:bookmarkEnd w:id="19"/>
      <w:r w:rsidRPr="00222799">
        <w:t>Необязательная информация в требовании</w:t>
      </w:r>
    </w:p>
    <w:p w14:paraId="66ABD167" w14:textId="77777777" w:rsidR="00222799" w:rsidRPr="00222799" w:rsidRDefault="00222799" w:rsidP="00222799">
      <w:r w:rsidRPr="00222799">
        <w:t>Если у вас требования реализуются последовательно и обоснование текущего уже приведено в требовании предыдущего уровня, то использование различного рода дополнений только перегружает требования, не неся существенной пользы.</w:t>
      </w:r>
      <w:r w:rsidRPr="00222799">
        <w:br/>
      </w:r>
      <w:r w:rsidRPr="00222799">
        <w:br/>
      </w:r>
      <w:r w:rsidRPr="00222799">
        <w:rPr>
          <w:b/>
          <w:bCs/>
        </w:rPr>
        <w:t>Рассмотрим пример</w:t>
      </w:r>
      <w:r w:rsidRPr="00222799">
        <w:br/>
        <w:t>Требование с лишним обоснованием:</w:t>
      </w:r>
    </w:p>
    <w:p w14:paraId="688D5307" w14:textId="77777777" w:rsidR="00222799" w:rsidRPr="00222799" w:rsidRDefault="00222799" w:rsidP="00222799">
      <w:r w:rsidRPr="00222799">
        <w:t>Система должна позволять перемещаться между полями формы ввода сделки при помощи стрелок на клавиатуре, </w:t>
      </w:r>
      <w:r w:rsidRPr="00222799">
        <w:rPr>
          <w:u w:val="single"/>
        </w:rPr>
        <w:t>т.к. трейдеру это сделать быстрее, чем двигать мышью</w:t>
      </w:r>
      <w:r w:rsidRPr="00222799">
        <w:t>.</w:t>
      </w:r>
    </w:p>
    <w:p w14:paraId="10B721FE" w14:textId="77777777" w:rsidR="00222799" w:rsidRPr="00222799" w:rsidRDefault="00222799" w:rsidP="00222799">
      <w:r w:rsidRPr="00222799">
        <w:t>Требование с лишним дополнением:</w:t>
      </w:r>
    </w:p>
    <w:p w14:paraId="5C9FB6B5" w14:textId="77777777" w:rsidR="00222799" w:rsidRPr="00222799" w:rsidRDefault="00222799" w:rsidP="00222799">
      <w:r w:rsidRPr="00222799">
        <w:lastRenderedPageBreak/>
        <w:t>В Системе должна быть реализована возможность при добавлении пользовательского контента выполнять проверку текста на соответствие заданному пополняемому словарю </w:t>
      </w:r>
      <w:r w:rsidRPr="00222799">
        <w:rPr>
          <w:u w:val="single"/>
        </w:rPr>
        <w:t>(нецензурные, матерные слова, ключевые слова с точки зрения безопасности)</w:t>
      </w:r>
      <w:r w:rsidRPr="00222799">
        <w:t>.</w:t>
      </w:r>
    </w:p>
    <w:p w14:paraId="763128C0" w14:textId="77777777" w:rsidR="00222799" w:rsidRPr="00222799" w:rsidRDefault="00222799" w:rsidP="00222799">
      <w:r w:rsidRPr="00222799">
        <w:t>В приведенных примерах требования не отвечают характеристике «Адекватность уровню», поскольку в них представлены обоснования и дополнения, которые усложняют восприятие текста, и должны быть зафиксированы в требованиях более высокого или более низкого уровня, либо в общих требованиях.</w:t>
      </w:r>
      <w:r w:rsidRPr="00222799">
        <w:br/>
      </w:r>
      <w:r w:rsidRPr="00222799">
        <w:br/>
        <w:t xml:space="preserve">Пример общих </w:t>
      </w:r>
      <w:proofErr w:type="spellStart"/>
      <w:r w:rsidRPr="00222799">
        <w:t>верхнеуровневых</w:t>
      </w:r>
      <w:proofErr w:type="spellEnd"/>
      <w:r w:rsidRPr="00222799">
        <w:t xml:space="preserve"> требований к пользовательскому интерфейсу:</w:t>
      </w:r>
    </w:p>
    <w:p w14:paraId="56F53646" w14:textId="77777777" w:rsidR="00222799" w:rsidRPr="00222799" w:rsidRDefault="00222799" w:rsidP="00222799">
      <w:r w:rsidRPr="00222799">
        <w:t>1. Требуется обеспечить возможность работы с пользовательским интерфейсом системы без использования указателей и прикосновений.</w:t>
      </w:r>
      <w:r w:rsidRPr="00222799">
        <w:br/>
      </w:r>
      <w:r w:rsidRPr="00222799">
        <w:br/>
        <w:t>2. Пользователь при перемещении фокуса ввода между полями в экранных формах не должен использовать клавиатурные сочетания, требующие одновременного нажатия нескольких клавиш.</w:t>
      </w:r>
    </w:p>
    <w:p w14:paraId="18300442" w14:textId="77777777" w:rsidR="00222799" w:rsidRPr="00222799" w:rsidRDefault="00222799" w:rsidP="00222799">
      <w:r w:rsidRPr="00222799">
        <w:t>Содержимое же словаря должно быть вынесено в отдельное приложение, в тексте требования явно не удастся перечислить их все, да и не нужно.</w:t>
      </w:r>
    </w:p>
    <w:p w14:paraId="05200FE1" w14:textId="77777777" w:rsidR="00222799" w:rsidRPr="00222799" w:rsidRDefault="00222799" w:rsidP="00222799">
      <w:r w:rsidRPr="00222799">
        <w:t>СТОП-СЛОВА</w:t>
      </w:r>
      <w:r w:rsidRPr="00222799">
        <w:br/>
        <w:t>Необязательная информация в требованиях</w:t>
      </w:r>
    </w:p>
    <w:p w14:paraId="3A0DCB2F" w14:textId="77777777" w:rsidR="00222799" w:rsidRPr="00222799" w:rsidRDefault="00222799" w:rsidP="00222799">
      <w:r w:rsidRPr="00222799">
        <w:t>требование не должно содержать обоснования, уточнения и объяснения; можно дать ссылку на описание модели, если это требуется</w:t>
      </w:r>
      <w:r w:rsidRPr="00222799">
        <w:br/>
      </w:r>
      <w:r w:rsidRPr="00222799">
        <w:br/>
      </w:r>
      <w:r w:rsidRPr="00222799">
        <w:rPr>
          <w:b/>
          <w:bCs/>
        </w:rPr>
        <w:t>Исключение</w:t>
      </w:r>
      <w:r w:rsidRPr="00222799">
        <w:t>:</w:t>
      </w:r>
      <w:r w:rsidRPr="00222799">
        <w:br/>
        <w:t xml:space="preserve">при использовании </w:t>
      </w:r>
      <w:proofErr w:type="spellStart"/>
      <w:r w:rsidRPr="00222799">
        <w:t>user-story</w:t>
      </w:r>
      <w:proofErr w:type="spellEnd"/>
      <w:r w:rsidRPr="00222799">
        <w:t xml:space="preserve"> или </w:t>
      </w:r>
      <w:proofErr w:type="spellStart"/>
      <w:r w:rsidRPr="00222799">
        <w:t>job-story</w:t>
      </w:r>
      <w:proofErr w:type="spellEnd"/>
      <w:r w:rsidRPr="00222799">
        <w:t xml:space="preserve"> (JTBD)</w:t>
      </w:r>
    </w:p>
    <w:p w14:paraId="3E389680" w14:textId="77777777" w:rsidR="00222799" w:rsidRPr="00222799" w:rsidRDefault="00222799" w:rsidP="00222799">
      <w:r w:rsidRPr="00222799">
        <w:br/>
      </w:r>
      <w:r w:rsidRPr="00222799">
        <w:rPr>
          <w:b/>
          <w:bCs/>
        </w:rPr>
        <w:t>Слова</w:t>
      </w:r>
    </w:p>
    <w:p w14:paraId="1BF290D5" w14:textId="77777777" w:rsidR="00222799" w:rsidRPr="00222799" w:rsidRDefault="00222799" w:rsidP="00222799">
      <w:pPr>
        <w:numPr>
          <w:ilvl w:val="0"/>
          <w:numId w:val="36"/>
        </w:numPr>
      </w:pPr>
      <w:r w:rsidRPr="00222799">
        <w:t>обычно</w:t>
      </w:r>
    </w:p>
    <w:p w14:paraId="43AAF72C" w14:textId="77777777" w:rsidR="00222799" w:rsidRPr="00222799" w:rsidRDefault="00222799" w:rsidP="00222799">
      <w:pPr>
        <w:numPr>
          <w:ilvl w:val="0"/>
          <w:numId w:val="36"/>
        </w:numPr>
      </w:pPr>
      <w:r w:rsidRPr="00222799">
        <w:t>так как</w:t>
      </w:r>
    </w:p>
    <w:p w14:paraId="10D92AE1" w14:textId="77777777" w:rsidR="00222799" w:rsidRPr="00222799" w:rsidRDefault="00222799" w:rsidP="00222799">
      <w:pPr>
        <w:numPr>
          <w:ilvl w:val="0"/>
          <w:numId w:val="36"/>
        </w:numPr>
      </w:pPr>
      <w:r w:rsidRPr="00222799">
        <w:t>чтобы</w:t>
      </w:r>
    </w:p>
    <w:p w14:paraId="764EAFAF" w14:textId="77777777" w:rsidR="00222799" w:rsidRPr="00222799" w:rsidRDefault="00222799" w:rsidP="00222799">
      <w:pPr>
        <w:numPr>
          <w:ilvl w:val="0"/>
          <w:numId w:val="36"/>
        </w:numPr>
      </w:pPr>
      <w:r w:rsidRPr="00222799">
        <w:t>из-за</w:t>
      </w:r>
    </w:p>
    <w:p w14:paraId="43B6C462" w14:textId="77777777" w:rsidR="00222799" w:rsidRPr="00222799" w:rsidRDefault="00222799" w:rsidP="00222799">
      <w:pPr>
        <w:numPr>
          <w:ilvl w:val="0"/>
          <w:numId w:val="36"/>
        </w:numPr>
      </w:pPr>
      <w:r w:rsidRPr="00222799">
        <w:t>т.к.</w:t>
      </w:r>
    </w:p>
    <w:p w14:paraId="5598CE86" w14:textId="77777777" w:rsidR="00222799" w:rsidRPr="00222799" w:rsidRDefault="00222799" w:rsidP="00222799">
      <w:r w:rsidRPr="00222799">
        <w:br/>
      </w:r>
      <w:r w:rsidRPr="00222799">
        <w:rPr>
          <w:b/>
          <w:bCs/>
        </w:rPr>
        <w:t>Выражения</w:t>
      </w:r>
      <w:r w:rsidRPr="00222799">
        <w:br/>
      </w:r>
    </w:p>
    <w:p w14:paraId="6237CC3C" w14:textId="77777777" w:rsidR="00222799" w:rsidRPr="00222799" w:rsidRDefault="00222799" w:rsidP="00222799">
      <w:pPr>
        <w:numPr>
          <w:ilvl w:val="0"/>
          <w:numId w:val="37"/>
        </w:numPr>
      </w:pPr>
      <w:r w:rsidRPr="00222799">
        <w:t>в результате чего</w:t>
      </w:r>
    </w:p>
    <w:p w14:paraId="11A306AC" w14:textId="77777777" w:rsidR="00222799" w:rsidRPr="00222799" w:rsidRDefault="00222799" w:rsidP="00222799">
      <w:pPr>
        <w:numPr>
          <w:ilvl w:val="0"/>
          <w:numId w:val="37"/>
        </w:numPr>
      </w:pPr>
      <w:r w:rsidRPr="00222799">
        <w:t>для обеспечения</w:t>
      </w:r>
    </w:p>
    <w:p w14:paraId="3643A50A" w14:textId="77777777" w:rsidR="00222799" w:rsidRPr="00222799" w:rsidRDefault="00222799" w:rsidP="00222799">
      <w:r w:rsidRPr="00222799">
        <w:br/>
      </w:r>
      <w:r w:rsidRPr="00222799">
        <w:rPr>
          <w:b/>
          <w:bCs/>
        </w:rPr>
        <w:t>Использование скобок</w:t>
      </w:r>
      <w:r w:rsidRPr="00222799">
        <w:br/>
      </w:r>
    </w:p>
    <w:p w14:paraId="5C1F3F15" w14:textId="77777777" w:rsidR="00222799" w:rsidRPr="00222799" w:rsidRDefault="00222799" w:rsidP="00222799">
      <w:bookmarkStart w:id="20" w:name="hygienics"/>
      <w:bookmarkEnd w:id="20"/>
      <w:r w:rsidRPr="00222799">
        <w:t>Гигиенические процедуры</w:t>
      </w:r>
    </w:p>
    <w:p w14:paraId="35C3E94A" w14:textId="77777777" w:rsidR="00222799" w:rsidRPr="00222799" w:rsidRDefault="00222799" w:rsidP="00222799">
      <w:r w:rsidRPr="00222799">
        <w:lastRenderedPageBreak/>
        <w:t>Сам текст должен быть хорошо отформатирован, поскольку это упрощает восприятие требований. Нам хотелось бы обратить ваше внимание ещё на несколько рекомендаций:</w:t>
      </w:r>
      <w:r w:rsidRPr="00222799">
        <w:br/>
      </w:r>
    </w:p>
    <w:p w14:paraId="37D97B7F" w14:textId="77777777" w:rsidR="00222799" w:rsidRPr="00222799" w:rsidRDefault="00222799" w:rsidP="00222799">
      <w:pPr>
        <w:numPr>
          <w:ilvl w:val="0"/>
          <w:numId w:val="38"/>
        </w:numPr>
      </w:pPr>
      <w:r w:rsidRPr="00222799">
        <w:t>Структурированные тексты</w:t>
      </w:r>
    </w:p>
    <w:p w14:paraId="2D639925" w14:textId="77777777" w:rsidR="00222799" w:rsidRPr="00222799" w:rsidRDefault="00222799" w:rsidP="00222799">
      <w:pPr>
        <w:numPr>
          <w:ilvl w:val="0"/>
          <w:numId w:val="38"/>
        </w:numPr>
      </w:pPr>
      <w:r w:rsidRPr="00222799">
        <w:t>Отсутствие опечаток, пропущенных слов</w:t>
      </w:r>
    </w:p>
    <w:p w14:paraId="60F6EA65" w14:textId="77777777" w:rsidR="00222799" w:rsidRPr="00222799" w:rsidRDefault="00222799" w:rsidP="00222799">
      <w:pPr>
        <w:numPr>
          <w:ilvl w:val="0"/>
          <w:numId w:val="38"/>
        </w:numPr>
      </w:pPr>
      <w:r w:rsidRPr="00222799">
        <w:t>Правильная орфография (не путаем -</w:t>
      </w:r>
      <w:proofErr w:type="spellStart"/>
      <w:r w:rsidRPr="00222799">
        <w:t>тся</w:t>
      </w:r>
      <w:proofErr w:type="spellEnd"/>
      <w:r w:rsidRPr="00222799">
        <w:t xml:space="preserve"> и -</w:t>
      </w:r>
      <w:proofErr w:type="spellStart"/>
      <w:r w:rsidRPr="00222799">
        <w:t>ться</w:t>
      </w:r>
      <w:proofErr w:type="spellEnd"/>
      <w:r w:rsidRPr="00222799">
        <w:t>!)</w:t>
      </w:r>
    </w:p>
    <w:p w14:paraId="7B8B093E" w14:textId="77777777" w:rsidR="00222799" w:rsidRPr="00222799" w:rsidRDefault="00222799" w:rsidP="00222799">
      <w:pPr>
        <w:numPr>
          <w:ilvl w:val="0"/>
          <w:numId w:val="38"/>
        </w:numPr>
      </w:pPr>
      <w:r w:rsidRPr="00222799">
        <w:t>Правильная пунктуация</w:t>
      </w:r>
    </w:p>
    <w:p w14:paraId="1FEE8696" w14:textId="77777777" w:rsidR="00222799" w:rsidRPr="00222799" w:rsidRDefault="00222799" w:rsidP="00222799">
      <w:pPr>
        <w:numPr>
          <w:ilvl w:val="0"/>
          <w:numId w:val="38"/>
        </w:numPr>
      </w:pPr>
      <w:r w:rsidRPr="00222799">
        <w:t>Используем термины и аббревиатуру из контролируемого глоссария</w:t>
      </w:r>
    </w:p>
    <w:p w14:paraId="1CADF419" w14:textId="77777777" w:rsidR="00222799" w:rsidRPr="00222799" w:rsidRDefault="00222799" w:rsidP="00222799">
      <w:pPr>
        <w:numPr>
          <w:ilvl w:val="0"/>
          <w:numId w:val="38"/>
        </w:numPr>
      </w:pPr>
      <w:r w:rsidRPr="00222799">
        <w:t>Указываем единицы измерения величин и шкал</w:t>
      </w:r>
    </w:p>
    <w:p w14:paraId="587A211F" w14:textId="77777777" w:rsidR="00222799" w:rsidRPr="00222799" w:rsidRDefault="00222799" w:rsidP="00222799">
      <w:pPr>
        <w:numPr>
          <w:ilvl w:val="0"/>
          <w:numId w:val="38"/>
        </w:numPr>
      </w:pPr>
      <w:r w:rsidRPr="00222799">
        <w:t>Только полные перечисления (никаких «и т.д.», «и т.п.»)</w:t>
      </w:r>
    </w:p>
    <w:p w14:paraId="60558B62" w14:textId="77777777" w:rsidR="00222799" w:rsidRPr="00222799" w:rsidRDefault="00222799" w:rsidP="00222799">
      <w:pPr>
        <w:numPr>
          <w:ilvl w:val="0"/>
          <w:numId w:val="38"/>
        </w:numPr>
      </w:pPr>
      <w:r w:rsidRPr="00222799">
        <w:t>Не используем сокращения</w:t>
      </w:r>
    </w:p>
    <w:p w14:paraId="4CD128BC" w14:textId="77777777" w:rsidR="00222799" w:rsidRPr="00222799" w:rsidRDefault="00222799" w:rsidP="00222799">
      <w:pPr>
        <w:numPr>
          <w:ilvl w:val="0"/>
          <w:numId w:val="38"/>
        </w:numPr>
      </w:pPr>
      <w:r w:rsidRPr="00222799">
        <w:t>Не используем указательные местоимения: оно, это, то, он, она, они, им, его</w:t>
      </w:r>
    </w:p>
    <w:p w14:paraId="0F1490FD" w14:textId="77777777" w:rsidR="00222799" w:rsidRPr="00222799" w:rsidRDefault="00222799" w:rsidP="00222799">
      <w:bookmarkStart w:id="21" w:name="examination"/>
      <w:bookmarkEnd w:id="21"/>
      <w:r w:rsidRPr="00222799">
        <w:t>Проверь себя</w:t>
      </w:r>
    </w:p>
    <w:p w14:paraId="230AE179" w14:textId="77777777" w:rsidR="00222799" w:rsidRPr="00222799" w:rsidRDefault="00222799" w:rsidP="00222799">
      <w:r w:rsidRPr="00222799">
        <w:t>Вот вы уже и узнали все типичные ошибки, которые допускают аналитики при написании требований. Теперь попробуйте проверить себя.</w:t>
      </w:r>
      <w:r w:rsidRPr="00222799">
        <w:br/>
        <w:t>Ниже приведён список требований, посмотрите на них и определите, что с ними не так. Чтобы проверить правильность своих ответов нажми на стрелку вправо.</w:t>
      </w:r>
    </w:p>
    <w:p w14:paraId="2A5B3B04" w14:textId="5D117AE4" w:rsidR="00222799" w:rsidRPr="00222799" w:rsidRDefault="00222799" w:rsidP="00222799">
      <w:pPr>
        <w:ind w:left="720"/>
      </w:pPr>
      <w:r w:rsidRPr="00222799">
        <w:drawing>
          <wp:inline distT="0" distB="0" distL="0" distR="0" wp14:anchorId="02A46941" wp14:editId="0980F91D">
            <wp:extent cx="5940425" cy="2391410"/>
            <wp:effectExtent l="0" t="0" r="3175"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391410"/>
                    </a:xfrm>
                    <a:prstGeom prst="rect">
                      <a:avLst/>
                    </a:prstGeom>
                  </pic:spPr>
                </pic:pic>
              </a:graphicData>
            </a:graphic>
          </wp:inline>
        </w:drawing>
      </w:r>
    </w:p>
    <w:p w14:paraId="6FC5833D" w14:textId="46168C50" w:rsidR="00222799" w:rsidRDefault="00222799" w:rsidP="00222799">
      <w:bookmarkStart w:id="22" w:name="alternative"/>
      <w:bookmarkEnd w:id="22"/>
      <w:r w:rsidRPr="00222799">
        <w:lastRenderedPageBreak/>
        <w:drawing>
          <wp:inline distT="0" distB="0" distL="0" distR="0" wp14:anchorId="6A11C2C9" wp14:editId="4D54A884">
            <wp:extent cx="5940425" cy="2602230"/>
            <wp:effectExtent l="0" t="0" r="317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602230"/>
                    </a:xfrm>
                    <a:prstGeom prst="rect">
                      <a:avLst/>
                    </a:prstGeom>
                  </pic:spPr>
                </pic:pic>
              </a:graphicData>
            </a:graphic>
          </wp:inline>
        </w:drawing>
      </w:r>
    </w:p>
    <w:p w14:paraId="0A320897" w14:textId="77777777" w:rsidR="00222799" w:rsidRDefault="00222799" w:rsidP="00222799"/>
    <w:p w14:paraId="08F3C9A5" w14:textId="0748AD6E" w:rsidR="00222799" w:rsidRPr="00222799" w:rsidRDefault="00222799" w:rsidP="00222799">
      <w:r w:rsidRPr="00222799">
        <w:t>Чем заменить стоп-слова?</w:t>
      </w:r>
    </w:p>
    <w:p w14:paraId="0B8B7378" w14:textId="77777777" w:rsidR="00222799" w:rsidRPr="00222799" w:rsidRDefault="00222799" w:rsidP="00222799">
      <w:r w:rsidRPr="00222799">
        <w:t>Мы собрали краткую памятку по замене стоп-слов и сгруппировали его по видам требований. Вы можете использовать эту памятку при написании и проверке требований на качество.</w:t>
      </w:r>
    </w:p>
    <w:p w14:paraId="7FD982BB" w14:textId="77777777" w:rsidR="00222799" w:rsidRPr="00222799" w:rsidRDefault="00222799" w:rsidP="00222799">
      <w:r w:rsidRPr="00222799">
        <w:rPr>
          <w:b/>
          <w:bCs/>
        </w:rPr>
        <w:t>Информация, данные, параметры, настройки, статистика</w:t>
      </w:r>
      <w:r w:rsidRPr="00222799">
        <w:t> — приводим конкретные данные и параметры (напр., «личная информация» -&gt; «ФИО и реквизиты паспорта», «данные о продажах» -&gt; «объём продаж за выбранный период в рублях» и т. п.)</w:t>
      </w:r>
      <w:r w:rsidRPr="00222799">
        <w:br/>
      </w:r>
      <w:r w:rsidRPr="00222799">
        <w:rPr>
          <w:b/>
          <w:bCs/>
        </w:rPr>
        <w:t>Управление</w:t>
      </w:r>
      <w:r w:rsidRPr="00222799">
        <w:t> — означает, что с объектом производятся какие-то действия, раскрываем — какие. Обычно это CRUD: создание, просмотр, изменение, удаление.</w:t>
      </w:r>
      <w:r w:rsidRPr="00222799">
        <w:br/>
      </w:r>
      <w:r w:rsidRPr="00222799">
        <w:rPr>
          <w:b/>
          <w:bCs/>
        </w:rPr>
        <w:t>Обработка </w:t>
      </w:r>
      <w:r w:rsidRPr="00222799">
        <w:t>— указываем конкретные действия, скорее всего это проверка условий, сохранение, преобразование и передача.</w:t>
      </w:r>
      <w:r w:rsidRPr="00222799">
        <w:br/>
      </w:r>
      <w:r w:rsidRPr="00222799">
        <w:rPr>
          <w:b/>
          <w:bCs/>
        </w:rPr>
        <w:t>Проверка </w:t>
      </w:r>
      <w:r w:rsidRPr="00222799">
        <w:t>— указываем конкретный список условий, требующих проверки; ещё лучше — «система убеждается, что &lt;условие 1 соблюдено&gt; и &lt;условие 2 соблюдено&gt; и т. д.»</w:t>
      </w:r>
      <w:r w:rsidRPr="00222799">
        <w:br/>
      </w:r>
      <w:r w:rsidRPr="00222799">
        <w:rPr>
          <w:b/>
          <w:bCs/>
        </w:rPr>
        <w:t>Согласование</w:t>
      </w:r>
      <w:r w:rsidRPr="00222799">
        <w:t xml:space="preserve"> — указываем конкретные действия, которые осуществляют </w:t>
      </w:r>
      <w:proofErr w:type="spellStart"/>
      <w:r w:rsidRPr="00222799">
        <w:t>акторы</w:t>
      </w:r>
      <w:proofErr w:type="spellEnd"/>
      <w:r w:rsidRPr="00222799">
        <w:t>.</w:t>
      </w:r>
      <w:r w:rsidRPr="00222799">
        <w:br/>
      </w:r>
      <w:r w:rsidRPr="00222799">
        <w:rPr>
          <w:b/>
          <w:bCs/>
        </w:rPr>
        <w:t>Союзы, скобки и составные предложения</w:t>
      </w:r>
      <w:r w:rsidRPr="00222799">
        <w:t> — разделяем на несколько требований.</w:t>
      </w:r>
      <w:r w:rsidRPr="00222799">
        <w:br/>
      </w:r>
      <w:r w:rsidRPr="00222799">
        <w:rPr>
          <w:b/>
          <w:bCs/>
        </w:rPr>
        <w:t>Элементы решения</w:t>
      </w:r>
      <w:r w:rsidRPr="00222799">
        <w:t> — задаем вопрос «Зачем?»</w:t>
      </w:r>
      <w:r w:rsidRPr="00222799">
        <w:br/>
      </w:r>
      <w:r w:rsidRPr="00222799">
        <w:rPr>
          <w:b/>
          <w:bCs/>
        </w:rPr>
        <w:t>Субъективные высказывания</w:t>
      </w:r>
      <w:r w:rsidRPr="00222799">
        <w:t> — приводим к измеримым значениям.</w:t>
      </w:r>
    </w:p>
    <w:p w14:paraId="56792C5B" w14:textId="77777777" w:rsidR="00222799" w:rsidRPr="00222799" w:rsidRDefault="00222799" w:rsidP="00222799">
      <w:bookmarkStart w:id="23" w:name="conclusions"/>
      <w:bookmarkEnd w:id="23"/>
      <w:r w:rsidRPr="00222799">
        <w:t>Выводы</w:t>
      </w:r>
    </w:p>
    <w:p w14:paraId="01A7729C" w14:textId="77777777" w:rsidR="00222799" w:rsidRPr="00222799" w:rsidRDefault="00222799" w:rsidP="00222799">
      <w:r w:rsidRPr="00222799">
        <w:t>В рамках статьи мы разобрали 10 типичных проблем, которые возникают при работе с требованиями и порой сильно усложняют коммуникацию между аналитиком и заинтересованными лицами.</w:t>
      </w:r>
      <w:r w:rsidRPr="00222799">
        <w:br/>
      </w:r>
      <w:r w:rsidRPr="00222799">
        <w:br/>
        <w:t>Не забывайте, что при разработке требований необходимо максимально упрощать информацию, которую вы пытаетесь донести до конечного пользователя, и при этом не терять важные детали, которые могут сказаться на конечном продукте.</w:t>
      </w:r>
      <w:r w:rsidRPr="00222799">
        <w:br/>
      </w:r>
      <w:r w:rsidRPr="00222799">
        <w:br/>
        <w:t>В заключение хочется добавить, что писать качественные понятные требования — это навык, доступный каждому. Вы можете использовать эту статью как чек-лист при проверке своих требований или требований подчиненных. Со временем вы сможете определять проблемы в требованиях с первого взгляда</w:t>
      </w:r>
      <w:proofErr w:type="gramStart"/>
      <w:r w:rsidRPr="00222799">
        <w:t>.</w:t>
      </w:r>
      <w:proofErr w:type="gramEnd"/>
      <w:r w:rsidRPr="00222799">
        <w:t xml:space="preserve"> что несомненно повысит качество и скорость вашей работы. Потренировать навык написания требований вы можете на курсе </w:t>
      </w:r>
      <w:hyperlink r:id="rId9" w:history="1">
        <w:r w:rsidRPr="00222799">
          <w:rPr>
            <w:rStyle w:val="a3"/>
          </w:rPr>
          <w:t>Системный анализ и разработка требований в ИТ-проектах</w:t>
        </w:r>
      </w:hyperlink>
      <w:r w:rsidRPr="00222799">
        <w:t>.</w:t>
      </w:r>
      <w:r w:rsidRPr="00222799">
        <w:br/>
      </w:r>
      <w:r w:rsidRPr="00222799">
        <w:lastRenderedPageBreak/>
        <w:br/>
        <w:t>В качестве рекомендаций для дальнейшего развития мы предлагаем вам </w:t>
      </w:r>
      <w:hyperlink r:id="rId10" w:history="1">
        <w:r w:rsidRPr="00222799">
          <w:rPr>
            <w:rStyle w:val="a3"/>
          </w:rPr>
          <w:t>подборку книг</w:t>
        </w:r>
      </w:hyperlink>
      <w:r w:rsidRPr="00222799">
        <w:t xml:space="preserve"> Максима </w:t>
      </w:r>
      <w:proofErr w:type="spellStart"/>
      <w:r w:rsidRPr="00222799">
        <w:t>Ильяхова</w:t>
      </w:r>
      <w:proofErr w:type="spellEnd"/>
      <w:r w:rsidRPr="00222799">
        <w:t xml:space="preserve"> по написанию и редактуре текстов, а также </w:t>
      </w:r>
      <w:hyperlink r:id="rId11" w:history="1">
        <w:r w:rsidRPr="00222799">
          <w:rPr>
            <w:rStyle w:val="a3"/>
          </w:rPr>
          <w:t>бесплатный курс</w:t>
        </w:r>
      </w:hyperlink>
      <w:r w:rsidRPr="00222799">
        <w:t> для всех, кто пишет тексты, про безличные предложения и нанизывание отглагольных существительных с заданиями для тренировки.</w:t>
      </w:r>
    </w:p>
    <w:p w14:paraId="45E31719" w14:textId="77777777" w:rsidR="00222799" w:rsidRDefault="00222799"/>
    <w:sectPr w:rsidR="002227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4ABE"/>
    <w:multiLevelType w:val="multilevel"/>
    <w:tmpl w:val="1F5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7365"/>
    <w:multiLevelType w:val="multilevel"/>
    <w:tmpl w:val="5082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42F0D"/>
    <w:multiLevelType w:val="multilevel"/>
    <w:tmpl w:val="778A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461B1"/>
    <w:multiLevelType w:val="multilevel"/>
    <w:tmpl w:val="3A5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3B67"/>
    <w:multiLevelType w:val="multilevel"/>
    <w:tmpl w:val="50F8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97C5C"/>
    <w:multiLevelType w:val="multilevel"/>
    <w:tmpl w:val="3F0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66B07"/>
    <w:multiLevelType w:val="multilevel"/>
    <w:tmpl w:val="7DEE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57774"/>
    <w:multiLevelType w:val="multilevel"/>
    <w:tmpl w:val="F79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229FB"/>
    <w:multiLevelType w:val="multilevel"/>
    <w:tmpl w:val="76FE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B85478"/>
    <w:multiLevelType w:val="multilevel"/>
    <w:tmpl w:val="B0A0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71C25"/>
    <w:multiLevelType w:val="multilevel"/>
    <w:tmpl w:val="EF3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46836"/>
    <w:multiLevelType w:val="multilevel"/>
    <w:tmpl w:val="64D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7044F"/>
    <w:multiLevelType w:val="multilevel"/>
    <w:tmpl w:val="0EA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14F8C"/>
    <w:multiLevelType w:val="multilevel"/>
    <w:tmpl w:val="F91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67C42"/>
    <w:multiLevelType w:val="multilevel"/>
    <w:tmpl w:val="84E8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F4BE4"/>
    <w:multiLevelType w:val="multilevel"/>
    <w:tmpl w:val="5906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6781B"/>
    <w:multiLevelType w:val="multilevel"/>
    <w:tmpl w:val="ED8A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B6902"/>
    <w:multiLevelType w:val="multilevel"/>
    <w:tmpl w:val="8514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C242D"/>
    <w:multiLevelType w:val="multilevel"/>
    <w:tmpl w:val="2DA2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D6B3D"/>
    <w:multiLevelType w:val="multilevel"/>
    <w:tmpl w:val="A3C0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E0698"/>
    <w:multiLevelType w:val="multilevel"/>
    <w:tmpl w:val="47D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730AF"/>
    <w:multiLevelType w:val="multilevel"/>
    <w:tmpl w:val="B3D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F0C31"/>
    <w:multiLevelType w:val="multilevel"/>
    <w:tmpl w:val="BA1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75F14"/>
    <w:multiLevelType w:val="multilevel"/>
    <w:tmpl w:val="7938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E6C93"/>
    <w:multiLevelType w:val="multilevel"/>
    <w:tmpl w:val="21E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F3609"/>
    <w:multiLevelType w:val="multilevel"/>
    <w:tmpl w:val="74C8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A11EB"/>
    <w:multiLevelType w:val="multilevel"/>
    <w:tmpl w:val="195A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E0901"/>
    <w:multiLevelType w:val="multilevel"/>
    <w:tmpl w:val="3358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47202"/>
    <w:multiLevelType w:val="multilevel"/>
    <w:tmpl w:val="0016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41DE0"/>
    <w:multiLevelType w:val="multilevel"/>
    <w:tmpl w:val="95AA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87C9E"/>
    <w:multiLevelType w:val="multilevel"/>
    <w:tmpl w:val="F99C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E2030"/>
    <w:multiLevelType w:val="multilevel"/>
    <w:tmpl w:val="061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E476E"/>
    <w:multiLevelType w:val="multilevel"/>
    <w:tmpl w:val="04DC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37F86"/>
    <w:multiLevelType w:val="multilevel"/>
    <w:tmpl w:val="1638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3601F"/>
    <w:multiLevelType w:val="multilevel"/>
    <w:tmpl w:val="BD46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7E3643"/>
    <w:multiLevelType w:val="multilevel"/>
    <w:tmpl w:val="D19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E2524"/>
    <w:multiLevelType w:val="multilevel"/>
    <w:tmpl w:val="426A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8659E"/>
    <w:multiLevelType w:val="multilevel"/>
    <w:tmpl w:val="752A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D79DF"/>
    <w:multiLevelType w:val="multilevel"/>
    <w:tmpl w:val="806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D1012E"/>
    <w:multiLevelType w:val="multilevel"/>
    <w:tmpl w:val="0386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84CFA"/>
    <w:multiLevelType w:val="multilevel"/>
    <w:tmpl w:val="AE2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619154">
    <w:abstractNumId w:val="10"/>
  </w:num>
  <w:num w:numId="2" w16cid:durableId="225267812">
    <w:abstractNumId w:val="4"/>
  </w:num>
  <w:num w:numId="3" w16cid:durableId="1378623286">
    <w:abstractNumId w:val="36"/>
  </w:num>
  <w:num w:numId="4" w16cid:durableId="178393051">
    <w:abstractNumId w:val="5"/>
  </w:num>
  <w:num w:numId="5" w16cid:durableId="1705860136">
    <w:abstractNumId w:val="39"/>
  </w:num>
  <w:num w:numId="6" w16cid:durableId="612178670">
    <w:abstractNumId w:val="26"/>
  </w:num>
  <w:num w:numId="7" w16cid:durableId="1161198620">
    <w:abstractNumId w:val="9"/>
  </w:num>
  <w:num w:numId="8" w16cid:durableId="480661389">
    <w:abstractNumId w:val="31"/>
  </w:num>
  <w:num w:numId="9" w16cid:durableId="298266664">
    <w:abstractNumId w:val="17"/>
  </w:num>
  <w:num w:numId="10" w16cid:durableId="508176919">
    <w:abstractNumId w:val="34"/>
  </w:num>
  <w:num w:numId="11" w16cid:durableId="1763185533">
    <w:abstractNumId w:val="19"/>
  </w:num>
  <w:num w:numId="12" w16cid:durableId="1642998576">
    <w:abstractNumId w:val="0"/>
  </w:num>
  <w:num w:numId="13" w16cid:durableId="148521349">
    <w:abstractNumId w:val="20"/>
  </w:num>
  <w:num w:numId="14" w16cid:durableId="1328291397">
    <w:abstractNumId w:val="21"/>
  </w:num>
  <w:num w:numId="15" w16cid:durableId="1935703256">
    <w:abstractNumId w:val="28"/>
  </w:num>
  <w:num w:numId="16" w16cid:durableId="881986349">
    <w:abstractNumId w:val="3"/>
  </w:num>
  <w:num w:numId="17" w16cid:durableId="2004970870">
    <w:abstractNumId w:val="7"/>
  </w:num>
  <w:num w:numId="18" w16cid:durableId="408583159">
    <w:abstractNumId w:val="22"/>
  </w:num>
  <w:num w:numId="19" w16cid:durableId="2098862124">
    <w:abstractNumId w:val="16"/>
  </w:num>
  <w:num w:numId="20" w16cid:durableId="2073191104">
    <w:abstractNumId w:val="37"/>
  </w:num>
  <w:num w:numId="21" w16cid:durableId="537281045">
    <w:abstractNumId w:val="13"/>
  </w:num>
  <w:num w:numId="22" w16cid:durableId="1386949884">
    <w:abstractNumId w:val="23"/>
  </w:num>
  <w:num w:numId="23" w16cid:durableId="1992522204">
    <w:abstractNumId w:val="29"/>
  </w:num>
  <w:num w:numId="24" w16cid:durableId="1387756845">
    <w:abstractNumId w:val="14"/>
  </w:num>
  <w:num w:numId="25" w16cid:durableId="224684791">
    <w:abstractNumId w:val="32"/>
  </w:num>
  <w:num w:numId="26" w16cid:durableId="1440687216">
    <w:abstractNumId w:val="2"/>
  </w:num>
  <w:num w:numId="27" w16cid:durableId="488642963">
    <w:abstractNumId w:val="38"/>
  </w:num>
  <w:num w:numId="28" w16cid:durableId="1478374201">
    <w:abstractNumId w:val="8"/>
  </w:num>
  <w:num w:numId="29" w16cid:durableId="1212958489">
    <w:abstractNumId w:val="33"/>
  </w:num>
  <w:num w:numId="30" w16cid:durableId="1273828827">
    <w:abstractNumId w:val="24"/>
  </w:num>
  <w:num w:numId="31" w16cid:durableId="950361401">
    <w:abstractNumId w:val="6"/>
  </w:num>
  <w:num w:numId="32" w16cid:durableId="211112242">
    <w:abstractNumId w:val="30"/>
  </w:num>
  <w:num w:numId="33" w16cid:durableId="582375878">
    <w:abstractNumId w:val="35"/>
  </w:num>
  <w:num w:numId="34" w16cid:durableId="1257717048">
    <w:abstractNumId w:val="12"/>
  </w:num>
  <w:num w:numId="35" w16cid:durableId="997539553">
    <w:abstractNumId w:val="25"/>
  </w:num>
  <w:num w:numId="36" w16cid:durableId="234367076">
    <w:abstractNumId w:val="15"/>
  </w:num>
  <w:num w:numId="37" w16cid:durableId="775443533">
    <w:abstractNumId w:val="11"/>
  </w:num>
  <w:num w:numId="38" w16cid:durableId="1519082849">
    <w:abstractNumId w:val="27"/>
  </w:num>
  <w:num w:numId="39" w16cid:durableId="556942469">
    <w:abstractNumId w:val="18"/>
  </w:num>
  <w:num w:numId="40" w16cid:durableId="1755934386">
    <w:abstractNumId w:val="40"/>
  </w:num>
  <w:num w:numId="41" w16cid:durableId="1840389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99"/>
    <w:rsid w:val="002227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9EDF"/>
  <w15:chartTrackingRefBased/>
  <w15:docId w15:val="{00441DB3-E95D-4955-8E2D-5DDA86F9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22799"/>
    <w:rPr>
      <w:color w:val="0563C1" w:themeColor="hyperlink"/>
      <w:u w:val="single"/>
    </w:rPr>
  </w:style>
  <w:style w:type="character" w:styleId="a4">
    <w:name w:val="Unresolved Mention"/>
    <w:basedOn w:val="a0"/>
    <w:uiPriority w:val="99"/>
    <w:semiHidden/>
    <w:unhideWhenUsed/>
    <w:rsid w:val="00222799"/>
    <w:rPr>
      <w:color w:val="605E5C"/>
      <w:shd w:val="clear" w:color="auto" w:fill="E1DFDD"/>
    </w:rPr>
  </w:style>
  <w:style w:type="paragraph" w:styleId="a5">
    <w:name w:val="Title"/>
    <w:basedOn w:val="a"/>
    <w:next w:val="a"/>
    <w:link w:val="a6"/>
    <w:uiPriority w:val="10"/>
    <w:qFormat/>
    <w:rsid w:val="002227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2227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034577">
      <w:bodyDiv w:val="1"/>
      <w:marLeft w:val="0"/>
      <w:marRight w:val="0"/>
      <w:marTop w:val="0"/>
      <w:marBottom w:val="0"/>
      <w:divBdr>
        <w:top w:val="none" w:sz="0" w:space="0" w:color="auto"/>
        <w:left w:val="none" w:sz="0" w:space="0" w:color="auto"/>
        <w:bottom w:val="none" w:sz="0" w:space="0" w:color="auto"/>
        <w:right w:val="none" w:sz="0" w:space="0" w:color="auto"/>
      </w:divBdr>
      <w:divsChild>
        <w:div w:id="85419081">
          <w:marLeft w:val="0"/>
          <w:marRight w:val="0"/>
          <w:marTop w:val="0"/>
          <w:marBottom w:val="0"/>
          <w:divBdr>
            <w:top w:val="none" w:sz="0" w:space="0" w:color="auto"/>
            <w:left w:val="none" w:sz="0" w:space="0" w:color="auto"/>
            <w:bottom w:val="none" w:sz="0" w:space="0" w:color="auto"/>
            <w:right w:val="none" w:sz="0" w:space="0" w:color="auto"/>
          </w:divBdr>
          <w:divsChild>
            <w:div w:id="1706828175">
              <w:marLeft w:val="0"/>
              <w:marRight w:val="0"/>
              <w:marTop w:val="0"/>
              <w:marBottom w:val="0"/>
              <w:divBdr>
                <w:top w:val="none" w:sz="0" w:space="0" w:color="auto"/>
                <w:left w:val="none" w:sz="0" w:space="0" w:color="auto"/>
                <w:bottom w:val="none" w:sz="0" w:space="0" w:color="auto"/>
                <w:right w:val="none" w:sz="0" w:space="0" w:color="auto"/>
              </w:divBdr>
              <w:divsChild>
                <w:div w:id="1013335995">
                  <w:marLeft w:val="300"/>
                  <w:marRight w:val="300"/>
                  <w:marTop w:val="0"/>
                  <w:marBottom w:val="0"/>
                  <w:divBdr>
                    <w:top w:val="none" w:sz="0" w:space="0" w:color="auto"/>
                    <w:left w:val="none" w:sz="0" w:space="0" w:color="auto"/>
                    <w:bottom w:val="none" w:sz="0" w:space="0" w:color="auto"/>
                    <w:right w:val="none" w:sz="0" w:space="0" w:color="auto"/>
                  </w:divBdr>
                  <w:divsChild>
                    <w:div w:id="447966517">
                      <w:marLeft w:val="0"/>
                      <w:marRight w:val="0"/>
                      <w:marTop w:val="0"/>
                      <w:marBottom w:val="0"/>
                      <w:divBdr>
                        <w:top w:val="none" w:sz="0" w:space="0" w:color="auto"/>
                        <w:left w:val="none" w:sz="0" w:space="0" w:color="auto"/>
                        <w:bottom w:val="none" w:sz="0" w:space="0" w:color="auto"/>
                        <w:right w:val="none" w:sz="0" w:space="0" w:color="auto"/>
                      </w:divBdr>
                    </w:div>
                    <w:div w:id="9338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22862">
          <w:marLeft w:val="0"/>
          <w:marRight w:val="0"/>
          <w:marTop w:val="0"/>
          <w:marBottom w:val="0"/>
          <w:divBdr>
            <w:top w:val="none" w:sz="0" w:space="0" w:color="auto"/>
            <w:left w:val="none" w:sz="0" w:space="0" w:color="auto"/>
            <w:bottom w:val="none" w:sz="0" w:space="0" w:color="auto"/>
            <w:right w:val="none" w:sz="0" w:space="0" w:color="auto"/>
          </w:divBdr>
          <w:divsChild>
            <w:div w:id="1867518926">
              <w:marLeft w:val="0"/>
              <w:marRight w:val="0"/>
              <w:marTop w:val="0"/>
              <w:marBottom w:val="0"/>
              <w:divBdr>
                <w:top w:val="none" w:sz="0" w:space="0" w:color="auto"/>
                <w:left w:val="none" w:sz="0" w:space="0" w:color="auto"/>
                <w:bottom w:val="none" w:sz="0" w:space="0" w:color="auto"/>
                <w:right w:val="none" w:sz="0" w:space="0" w:color="auto"/>
              </w:divBdr>
              <w:divsChild>
                <w:div w:id="1839615721">
                  <w:marLeft w:val="300"/>
                  <w:marRight w:val="300"/>
                  <w:marTop w:val="0"/>
                  <w:marBottom w:val="0"/>
                  <w:divBdr>
                    <w:top w:val="none" w:sz="0" w:space="0" w:color="auto"/>
                    <w:left w:val="none" w:sz="0" w:space="0" w:color="auto"/>
                    <w:bottom w:val="none" w:sz="0" w:space="0" w:color="auto"/>
                    <w:right w:val="none" w:sz="0" w:space="0" w:color="auto"/>
                  </w:divBdr>
                  <w:divsChild>
                    <w:div w:id="152629211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2010674205">
          <w:marLeft w:val="0"/>
          <w:marRight w:val="0"/>
          <w:marTop w:val="0"/>
          <w:marBottom w:val="0"/>
          <w:divBdr>
            <w:top w:val="none" w:sz="0" w:space="0" w:color="auto"/>
            <w:left w:val="none" w:sz="0" w:space="0" w:color="auto"/>
            <w:bottom w:val="none" w:sz="0" w:space="0" w:color="auto"/>
            <w:right w:val="none" w:sz="0" w:space="0" w:color="auto"/>
          </w:divBdr>
          <w:divsChild>
            <w:div w:id="1614940631">
              <w:marLeft w:val="0"/>
              <w:marRight w:val="0"/>
              <w:marTop w:val="0"/>
              <w:marBottom w:val="0"/>
              <w:divBdr>
                <w:top w:val="none" w:sz="0" w:space="0" w:color="auto"/>
                <w:left w:val="none" w:sz="0" w:space="0" w:color="auto"/>
                <w:bottom w:val="none" w:sz="0" w:space="0" w:color="auto"/>
                <w:right w:val="none" w:sz="0" w:space="0" w:color="auto"/>
              </w:divBdr>
              <w:divsChild>
                <w:div w:id="732852845">
                  <w:marLeft w:val="0"/>
                  <w:marRight w:val="0"/>
                  <w:marTop w:val="0"/>
                  <w:marBottom w:val="0"/>
                  <w:divBdr>
                    <w:top w:val="none" w:sz="0" w:space="0" w:color="auto"/>
                    <w:left w:val="none" w:sz="0" w:space="0" w:color="auto"/>
                    <w:bottom w:val="none" w:sz="0" w:space="0" w:color="auto"/>
                    <w:right w:val="none" w:sz="0" w:space="0" w:color="auto"/>
                  </w:divBdr>
                  <w:divsChild>
                    <w:div w:id="410274038">
                      <w:marLeft w:val="300"/>
                      <w:marRight w:val="300"/>
                      <w:marTop w:val="0"/>
                      <w:marBottom w:val="0"/>
                      <w:divBdr>
                        <w:top w:val="none" w:sz="0" w:space="0" w:color="auto"/>
                        <w:left w:val="none" w:sz="0" w:space="0" w:color="auto"/>
                        <w:bottom w:val="none" w:sz="0" w:space="0" w:color="auto"/>
                        <w:right w:val="none" w:sz="0" w:space="0" w:color="auto"/>
                      </w:divBdr>
                      <w:divsChild>
                        <w:div w:id="3280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470091">
          <w:marLeft w:val="0"/>
          <w:marRight w:val="0"/>
          <w:marTop w:val="0"/>
          <w:marBottom w:val="0"/>
          <w:divBdr>
            <w:top w:val="none" w:sz="0" w:space="0" w:color="auto"/>
            <w:left w:val="none" w:sz="0" w:space="0" w:color="auto"/>
            <w:bottom w:val="none" w:sz="0" w:space="0" w:color="auto"/>
            <w:right w:val="none" w:sz="0" w:space="0" w:color="auto"/>
          </w:divBdr>
          <w:divsChild>
            <w:div w:id="955409955">
              <w:marLeft w:val="0"/>
              <w:marRight w:val="0"/>
              <w:marTop w:val="0"/>
              <w:marBottom w:val="0"/>
              <w:divBdr>
                <w:top w:val="none" w:sz="0" w:space="0" w:color="auto"/>
                <w:left w:val="none" w:sz="0" w:space="0" w:color="auto"/>
                <w:bottom w:val="none" w:sz="0" w:space="0" w:color="auto"/>
                <w:right w:val="none" w:sz="0" w:space="0" w:color="auto"/>
              </w:divBdr>
              <w:divsChild>
                <w:div w:id="1910533129">
                  <w:marLeft w:val="300"/>
                  <w:marRight w:val="300"/>
                  <w:marTop w:val="0"/>
                  <w:marBottom w:val="0"/>
                  <w:divBdr>
                    <w:top w:val="none" w:sz="0" w:space="0" w:color="auto"/>
                    <w:left w:val="none" w:sz="0" w:space="0" w:color="auto"/>
                    <w:bottom w:val="none" w:sz="0" w:space="0" w:color="auto"/>
                    <w:right w:val="none" w:sz="0" w:space="0" w:color="auto"/>
                  </w:divBdr>
                  <w:divsChild>
                    <w:div w:id="59514038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568802438">
          <w:marLeft w:val="0"/>
          <w:marRight w:val="0"/>
          <w:marTop w:val="0"/>
          <w:marBottom w:val="0"/>
          <w:divBdr>
            <w:top w:val="none" w:sz="0" w:space="0" w:color="auto"/>
            <w:left w:val="none" w:sz="0" w:space="0" w:color="auto"/>
            <w:bottom w:val="none" w:sz="0" w:space="0" w:color="auto"/>
            <w:right w:val="none" w:sz="0" w:space="0" w:color="auto"/>
          </w:divBdr>
          <w:divsChild>
            <w:div w:id="1809973571">
              <w:marLeft w:val="0"/>
              <w:marRight w:val="0"/>
              <w:marTop w:val="0"/>
              <w:marBottom w:val="0"/>
              <w:divBdr>
                <w:top w:val="none" w:sz="0" w:space="0" w:color="auto"/>
                <w:left w:val="none" w:sz="0" w:space="0" w:color="auto"/>
                <w:bottom w:val="none" w:sz="0" w:space="0" w:color="auto"/>
                <w:right w:val="none" w:sz="0" w:space="0" w:color="auto"/>
              </w:divBdr>
              <w:divsChild>
                <w:div w:id="1927227588">
                  <w:marLeft w:val="0"/>
                  <w:marRight w:val="0"/>
                  <w:marTop w:val="0"/>
                  <w:marBottom w:val="0"/>
                  <w:divBdr>
                    <w:top w:val="none" w:sz="0" w:space="0" w:color="auto"/>
                    <w:left w:val="none" w:sz="0" w:space="0" w:color="auto"/>
                    <w:bottom w:val="none" w:sz="0" w:space="0" w:color="auto"/>
                    <w:right w:val="none" w:sz="0" w:space="0" w:color="auto"/>
                  </w:divBdr>
                  <w:divsChild>
                    <w:div w:id="1647398080">
                      <w:marLeft w:val="300"/>
                      <w:marRight w:val="300"/>
                      <w:marTop w:val="0"/>
                      <w:marBottom w:val="0"/>
                      <w:divBdr>
                        <w:top w:val="none" w:sz="0" w:space="0" w:color="auto"/>
                        <w:left w:val="none" w:sz="0" w:space="0" w:color="auto"/>
                        <w:bottom w:val="none" w:sz="0" w:space="0" w:color="auto"/>
                        <w:right w:val="none" w:sz="0" w:space="0" w:color="auto"/>
                      </w:divBdr>
                      <w:divsChild>
                        <w:div w:id="13185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5412">
          <w:marLeft w:val="0"/>
          <w:marRight w:val="0"/>
          <w:marTop w:val="0"/>
          <w:marBottom w:val="0"/>
          <w:divBdr>
            <w:top w:val="none" w:sz="0" w:space="0" w:color="auto"/>
            <w:left w:val="none" w:sz="0" w:space="0" w:color="auto"/>
            <w:bottom w:val="none" w:sz="0" w:space="0" w:color="auto"/>
            <w:right w:val="none" w:sz="0" w:space="0" w:color="auto"/>
          </w:divBdr>
          <w:divsChild>
            <w:div w:id="1694187979">
              <w:marLeft w:val="0"/>
              <w:marRight w:val="0"/>
              <w:marTop w:val="0"/>
              <w:marBottom w:val="0"/>
              <w:divBdr>
                <w:top w:val="none" w:sz="0" w:space="0" w:color="auto"/>
                <w:left w:val="none" w:sz="0" w:space="0" w:color="auto"/>
                <w:bottom w:val="none" w:sz="0" w:space="0" w:color="auto"/>
                <w:right w:val="none" w:sz="0" w:space="0" w:color="auto"/>
              </w:divBdr>
              <w:divsChild>
                <w:div w:id="1754037850">
                  <w:marLeft w:val="0"/>
                  <w:marRight w:val="0"/>
                  <w:marTop w:val="0"/>
                  <w:marBottom w:val="0"/>
                  <w:divBdr>
                    <w:top w:val="none" w:sz="0" w:space="0" w:color="auto"/>
                    <w:left w:val="none" w:sz="0" w:space="0" w:color="auto"/>
                    <w:bottom w:val="none" w:sz="0" w:space="0" w:color="auto"/>
                    <w:right w:val="none" w:sz="0" w:space="0" w:color="auto"/>
                  </w:divBdr>
                  <w:divsChild>
                    <w:div w:id="137619398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4101033">
          <w:marLeft w:val="0"/>
          <w:marRight w:val="0"/>
          <w:marTop w:val="0"/>
          <w:marBottom w:val="0"/>
          <w:divBdr>
            <w:top w:val="none" w:sz="0" w:space="0" w:color="auto"/>
            <w:left w:val="none" w:sz="0" w:space="0" w:color="auto"/>
            <w:bottom w:val="none" w:sz="0" w:space="0" w:color="auto"/>
            <w:right w:val="none" w:sz="0" w:space="0" w:color="auto"/>
          </w:divBdr>
          <w:divsChild>
            <w:div w:id="334190092">
              <w:marLeft w:val="0"/>
              <w:marRight w:val="0"/>
              <w:marTop w:val="0"/>
              <w:marBottom w:val="0"/>
              <w:divBdr>
                <w:top w:val="none" w:sz="0" w:space="0" w:color="auto"/>
                <w:left w:val="none" w:sz="0" w:space="0" w:color="auto"/>
                <w:bottom w:val="none" w:sz="0" w:space="0" w:color="auto"/>
                <w:right w:val="none" w:sz="0" w:space="0" w:color="auto"/>
              </w:divBdr>
              <w:divsChild>
                <w:div w:id="1034232511">
                  <w:marLeft w:val="0"/>
                  <w:marRight w:val="0"/>
                  <w:marTop w:val="0"/>
                  <w:marBottom w:val="0"/>
                  <w:divBdr>
                    <w:top w:val="none" w:sz="0" w:space="0" w:color="auto"/>
                    <w:left w:val="none" w:sz="0" w:space="0" w:color="auto"/>
                    <w:bottom w:val="none" w:sz="0" w:space="0" w:color="auto"/>
                    <w:right w:val="none" w:sz="0" w:space="0" w:color="auto"/>
                  </w:divBdr>
                  <w:divsChild>
                    <w:div w:id="719207193">
                      <w:marLeft w:val="300"/>
                      <w:marRight w:val="300"/>
                      <w:marTop w:val="0"/>
                      <w:marBottom w:val="0"/>
                      <w:divBdr>
                        <w:top w:val="none" w:sz="0" w:space="0" w:color="auto"/>
                        <w:left w:val="none" w:sz="0" w:space="0" w:color="auto"/>
                        <w:bottom w:val="none" w:sz="0" w:space="0" w:color="auto"/>
                        <w:right w:val="none" w:sz="0" w:space="0" w:color="auto"/>
                      </w:divBdr>
                      <w:divsChild>
                        <w:div w:id="46131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43979">
          <w:marLeft w:val="0"/>
          <w:marRight w:val="0"/>
          <w:marTop w:val="0"/>
          <w:marBottom w:val="0"/>
          <w:divBdr>
            <w:top w:val="none" w:sz="0" w:space="0" w:color="auto"/>
            <w:left w:val="none" w:sz="0" w:space="0" w:color="auto"/>
            <w:bottom w:val="none" w:sz="0" w:space="0" w:color="auto"/>
            <w:right w:val="none" w:sz="0" w:space="0" w:color="auto"/>
          </w:divBdr>
          <w:divsChild>
            <w:div w:id="827988384">
              <w:marLeft w:val="0"/>
              <w:marRight w:val="0"/>
              <w:marTop w:val="0"/>
              <w:marBottom w:val="0"/>
              <w:divBdr>
                <w:top w:val="none" w:sz="0" w:space="0" w:color="auto"/>
                <w:left w:val="none" w:sz="0" w:space="0" w:color="auto"/>
                <w:bottom w:val="none" w:sz="0" w:space="0" w:color="auto"/>
                <w:right w:val="none" w:sz="0" w:space="0" w:color="auto"/>
              </w:divBdr>
              <w:divsChild>
                <w:div w:id="208807483">
                  <w:marLeft w:val="300"/>
                  <w:marRight w:val="300"/>
                  <w:marTop w:val="0"/>
                  <w:marBottom w:val="0"/>
                  <w:divBdr>
                    <w:top w:val="none" w:sz="0" w:space="0" w:color="auto"/>
                    <w:left w:val="none" w:sz="0" w:space="0" w:color="auto"/>
                    <w:bottom w:val="none" w:sz="0" w:space="0" w:color="auto"/>
                    <w:right w:val="none" w:sz="0" w:space="0" w:color="auto"/>
                  </w:divBdr>
                  <w:divsChild>
                    <w:div w:id="174957487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226140112">
          <w:marLeft w:val="0"/>
          <w:marRight w:val="0"/>
          <w:marTop w:val="0"/>
          <w:marBottom w:val="0"/>
          <w:divBdr>
            <w:top w:val="none" w:sz="0" w:space="0" w:color="auto"/>
            <w:left w:val="none" w:sz="0" w:space="0" w:color="auto"/>
            <w:bottom w:val="none" w:sz="0" w:space="0" w:color="auto"/>
            <w:right w:val="none" w:sz="0" w:space="0" w:color="auto"/>
          </w:divBdr>
          <w:divsChild>
            <w:div w:id="137578926">
              <w:marLeft w:val="0"/>
              <w:marRight w:val="0"/>
              <w:marTop w:val="0"/>
              <w:marBottom w:val="0"/>
              <w:divBdr>
                <w:top w:val="none" w:sz="0" w:space="0" w:color="auto"/>
                <w:left w:val="none" w:sz="0" w:space="0" w:color="auto"/>
                <w:bottom w:val="none" w:sz="0" w:space="0" w:color="auto"/>
                <w:right w:val="none" w:sz="0" w:space="0" w:color="auto"/>
              </w:divBdr>
              <w:divsChild>
                <w:div w:id="1683119194">
                  <w:marLeft w:val="0"/>
                  <w:marRight w:val="0"/>
                  <w:marTop w:val="0"/>
                  <w:marBottom w:val="0"/>
                  <w:divBdr>
                    <w:top w:val="none" w:sz="0" w:space="0" w:color="auto"/>
                    <w:left w:val="none" w:sz="0" w:space="0" w:color="auto"/>
                    <w:bottom w:val="none" w:sz="0" w:space="0" w:color="auto"/>
                    <w:right w:val="none" w:sz="0" w:space="0" w:color="auto"/>
                  </w:divBdr>
                  <w:divsChild>
                    <w:div w:id="1340543887">
                      <w:marLeft w:val="300"/>
                      <w:marRight w:val="300"/>
                      <w:marTop w:val="0"/>
                      <w:marBottom w:val="0"/>
                      <w:divBdr>
                        <w:top w:val="none" w:sz="0" w:space="0" w:color="auto"/>
                        <w:left w:val="none" w:sz="0" w:space="0" w:color="auto"/>
                        <w:bottom w:val="none" w:sz="0" w:space="0" w:color="auto"/>
                        <w:right w:val="none" w:sz="0" w:space="0" w:color="auto"/>
                      </w:divBdr>
                      <w:divsChild>
                        <w:div w:id="10898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252500">
          <w:marLeft w:val="0"/>
          <w:marRight w:val="0"/>
          <w:marTop w:val="0"/>
          <w:marBottom w:val="0"/>
          <w:divBdr>
            <w:top w:val="none" w:sz="0" w:space="0" w:color="auto"/>
            <w:left w:val="none" w:sz="0" w:space="0" w:color="auto"/>
            <w:bottom w:val="none" w:sz="0" w:space="0" w:color="auto"/>
            <w:right w:val="none" w:sz="0" w:space="0" w:color="auto"/>
          </w:divBdr>
          <w:divsChild>
            <w:div w:id="1176264131">
              <w:marLeft w:val="0"/>
              <w:marRight w:val="0"/>
              <w:marTop w:val="0"/>
              <w:marBottom w:val="0"/>
              <w:divBdr>
                <w:top w:val="none" w:sz="0" w:space="0" w:color="auto"/>
                <w:left w:val="none" w:sz="0" w:space="0" w:color="auto"/>
                <w:bottom w:val="none" w:sz="0" w:space="0" w:color="auto"/>
                <w:right w:val="none" w:sz="0" w:space="0" w:color="auto"/>
              </w:divBdr>
              <w:divsChild>
                <w:div w:id="1185249270">
                  <w:marLeft w:val="0"/>
                  <w:marRight w:val="0"/>
                  <w:marTop w:val="0"/>
                  <w:marBottom w:val="0"/>
                  <w:divBdr>
                    <w:top w:val="none" w:sz="0" w:space="0" w:color="auto"/>
                    <w:left w:val="none" w:sz="0" w:space="0" w:color="auto"/>
                    <w:bottom w:val="none" w:sz="0" w:space="0" w:color="auto"/>
                    <w:right w:val="none" w:sz="0" w:space="0" w:color="auto"/>
                  </w:divBdr>
                  <w:divsChild>
                    <w:div w:id="1991249372">
                      <w:marLeft w:val="300"/>
                      <w:marRight w:val="300"/>
                      <w:marTop w:val="0"/>
                      <w:marBottom w:val="0"/>
                      <w:divBdr>
                        <w:top w:val="none" w:sz="0" w:space="0" w:color="auto"/>
                        <w:left w:val="none" w:sz="0" w:space="0" w:color="auto"/>
                        <w:bottom w:val="none" w:sz="0" w:space="0" w:color="auto"/>
                        <w:right w:val="none" w:sz="0" w:space="0" w:color="auto"/>
                      </w:divBdr>
                      <w:divsChild>
                        <w:div w:id="20965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212085">
          <w:marLeft w:val="0"/>
          <w:marRight w:val="0"/>
          <w:marTop w:val="0"/>
          <w:marBottom w:val="0"/>
          <w:divBdr>
            <w:top w:val="none" w:sz="0" w:space="0" w:color="auto"/>
            <w:left w:val="none" w:sz="0" w:space="0" w:color="auto"/>
            <w:bottom w:val="none" w:sz="0" w:space="0" w:color="auto"/>
            <w:right w:val="none" w:sz="0" w:space="0" w:color="auto"/>
          </w:divBdr>
          <w:divsChild>
            <w:div w:id="192420887">
              <w:marLeft w:val="0"/>
              <w:marRight w:val="0"/>
              <w:marTop w:val="0"/>
              <w:marBottom w:val="0"/>
              <w:divBdr>
                <w:top w:val="none" w:sz="0" w:space="0" w:color="auto"/>
                <w:left w:val="none" w:sz="0" w:space="0" w:color="auto"/>
                <w:bottom w:val="none" w:sz="0" w:space="0" w:color="auto"/>
                <w:right w:val="none" w:sz="0" w:space="0" w:color="auto"/>
              </w:divBdr>
              <w:divsChild>
                <w:div w:id="1801723659">
                  <w:marLeft w:val="0"/>
                  <w:marRight w:val="0"/>
                  <w:marTop w:val="0"/>
                  <w:marBottom w:val="0"/>
                  <w:divBdr>
                    <w:top w:val="none" w:sz="0" w:space="0" w:color="auto"/>
                    <w:left w:val="none" w:sz="0" w:space="0" w:color="auto"/>
                    <w:bottom w:val="none" w:sz="0" w:space="0" w:color="auto"/>
                    <w:right w:val="none" w:sz="0" w:space="0" w:color="auto"/>
                  </w:divBdr>
                  <w:divsChild>
                    <w:div w:id="1421290498">
                      <w:marLeft w:val="0"/>
                      <w:marRight w:val="0"/>
                      <w:marTop w:val="0"/>
                      <w:marBottom w:val="0"/>
                      <w:divBdr>
                        <w:top w:val="none" w:sz="0" w:space="0" w:color="auto"/>
                        <w:left w:val="none" w:sz="0" w:space="0" w:color="auto"/>
                        <w:bottom w:val="none" w:sz="0" w:space="0" w:color="auto"/>
                        <w:right w:val="none" w:sz="0" w:space="0" w:color="auto"/>
                      </w:divBdr>
                      <w:divsChild>
                        <w:div w:id="49738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236692">
          <w:marLeft w:val="0"/>
          <w:marRight w:val="0"/>
          <w:marTop w:val="0"/>
          <w:marBottom w:val="0"/>
          <w:divBdr>
            <w:top w:val="none" w:sz="0" w:space="0" w:color="auto"/>
            <w:left w:val="none" w:sz="0" w:space="0" w:color="auto"/>
            <w:bottom w:val="none" w:sz="0" w:space="0" w:color="auto"/>
            <w:right w:val="none" w:sz="0" w:space="0" w:color="auto"/>
          </w:divBdr>
          <w:divsChild>
            <w:div w:id="2138521075">
              <w:marLeft w:val="0"/>
              <w:marRight w:val="0"/>
              <w:marTop w:val="0"/>
              <w:marBottom w:val="0"/>
              <w:divBdr>
                <w:top w:val="none" w:sz="0" w:space="0" w:color="auto"/>
                <w:left w:val="none" w:sz="0" w:space="0" w:color="auto"/>
                <w:bottom w:val="none" w:sz="0" w:space="0" w:color="auto"/>
                <w:right w:val="none" w:sz="0" w:space="0" w:color="auto"/>
              </w:divBdr>
              <w:divsChild>
                <w:div w:id="315034174">
                  <w:marLeft w:val="0"/>
                  <w:marRight w:val="0"/>
                  <w:marTop w:val="0"/>
                  <w:marBottom w:val="0"/>
                  <w:divBdr>
                    <w:top w:val="none" w:sz="0" w:space="0" w:color="auto"/>
                    <w:left w:val="none" w:sz="0" w:space="0" w:color="auto"/>
                    <w:bottom w:val="none" w:sz="0" w:space="0" w:color="auto"/>
                    <w:right w:val="none" w:sz="0" w:space="0" w:color="auto"/>
                  </w:divBdr>
                  <w:divsChild>
                    <w:div w:id="1670715454">
                      <w:marLeft w:val="300"/>
                      <w:marRight w:val="300"/>
                      <w:marTop w:val="0"/>
                      <w:marBottom w:val="0"/>
                      <w:divBdr>
                        <w:top w:val="none" w:sz="0" w:space="0" w:color="auto"/>
                        <w:left w:val="none" w:sz="0" w:space="0" w:color="auto"/>
                        <w:bottom w:val="none" w:sz="0" w:space="0" w:color="auto"/>
                        <w:right w:val="none" w:sz="0" w:space="0" w:color="auto"/>
                      </w:divBdr>
                      <w:divsChild>
                        <w:div w:id="15358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262748">
          <w:marLeft w:val="0"/>
          <w:marRight w:val="0"/>
          <w:marTop w:val="0"/>
          <w:marBottom w:val="0"/>
          <w:divBdr>
            <w:top w:val="none" w:sz="0" w:space="0" w:color="auto"/>
            <w:left w:val="none" w:sz="0" w:space="0" w:color="auto"/>
            <w:bottom w:val="none" w:sz="0" w:space="0" w:color="auto"/>
            <w:right w:val="none" w:sz="0" w:space="0" w:color="auto"/>
          </w:divBdr>
          <w:divsChild>
            <w:div w:id="540940913">
              <w:marLeft w:val="0"/>
              <w:marRight w:val="0"/>
              <w:marTop w:val="0"/>
              <w:marBottom w:val="0"/>
              <w:divBdr>
                <w:top w:val="none" w:sz="0" w:space="0" w:color="auto"/>
                <w:left w:val="none" w:sz="0" w:space="0" w:color="auto"/>
                <w:bottom w:val="none" w:sz="0" w:space="0" w:color="auto"/>
                <w:right w:val="none" w:sz="0" w:space="0" w:color="auto"/>
              </w:divBdr>
              <w:divsChild>
                <w:div w:id="206643376">
                  <w:marLeft w:val="0"/>
                  <w:marRight w:val="0"/>
                  <w:marTop w:val="0"/>
                  <w:marBottom w:val="0"/>
                  <w:divBdr>
                    <w:top w:val="none" w:sz="0" w:space="0" w:color="auto"/>
                    <w:left w:val="none" w:sz="0" w:space="0" w:color="auto"/>
                    <w:bottom w:val="none" w:sz="0" w:space="0" w:color="auto"/>
                    <w:right w:val="none" w:sz="0" w:space="0" w:color="auto"/>
                  </w:divBdr>
                  <w:divsChild>
                    <w:div w:id="57675914">
                      <w:marLeft w:val="300"/>
                      <w:marRight w:val="300"/>
                      <w:marTop w:val="0"/>
                      <w:marBottom w:val="0"/>
                      <w:divBdr>
                        <w:top w:val="none" w:sz="0" w:space="0" w:color="auto"/>
                        <w:left w:val="none" w:sz="0" w:space="0" w:color="auto"/>
                        <w:bottom w:val="none" w:sz="0" w:space="0" w:color="auto"/>
                        <w:right w:val="none" w:sz="0" w:space="0" w:color="auto"/>
                      </w:divBdr>
                      <w:divsChild>
                        <w:div w:id="1154177574">
                          <w:marLeft w:val="0"/>
                          <w:marRight w:val="0"/>
                          <w:marTop w:val="0"/>
                          <w:marBottom w:val="0"/>
                          <w:divBdr>
                            <w:top w:val="none" w:sz="0" w:space="0" w:color="auto"/>
                            <w:left w:val="none" w:sz="0" w:space="0" w:color="auto"/>
                            <w:bottom w:val="none" w:sz="0" w:space="0" w:color="auto"/>
                            <w:right w:val="none" w:sz="0" w:space="0" w:color="auto"/>
                          </w:divBdr>
                          <w:divsChild>
                            <w:div w:id="17677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79836">
          <w:marLeft w:val="0"/>
          <w:marRight w:val="0"/>
          <w:marTop w:val="0"/>
          <w:marBottom w:val="0"/>
          <w:divBdr>
            <w:top w:val="none" w:sz="0" w:space="0" w:color="auto"/>
            <w:left w:val="none" w:sz="0" w:space="0" w:color="auto"/>
            <w:bottom w:val="none" w:sz="0" w:space="0" w:color="auto"/>
            <w:right w:val="none" w:sz="0" w:space="0" w:color="auto"/>
          </w:divBdr>
          <w:divsChild>
            <w:div w:id="1645429946">
              <w:marLeft w:val="0"/>
              <w:marRight w:val="0"/>
              <w:marTop w:val="0"/>
              <w:marBottom w:val="0"/>
              <w:divBdr>
                <w:top w:val="none" w:sz="0" w:space="0" w:color="auto"/>
                <w:left w:val="none" w:sz="0" w:space="0" w:color="auto"/>
                <w:bottom w:val="none" w:sz="0" w:space="0" w:color="auto"/>
                <w:right w:val="none" w:sz="0" w:space="0" w:color="auto"/>
              </w:divBdr>
              <w:divsChild>
                <w:div w:id="767967189">
                  <w:marLeft w:val="0"/>
                  <w:marRight w:val="0"/>
                  <w:marTop w:val="0"/>
                  <w:marBottom w:val="0"/>
                  <w:divBdr>
                    <w:top w:val="none" w:sz="0" w:space="0" w:color="auto"/>
                    <w:left w:val="none" w:sz="0" w:space="0" w:color="auto"/>
                    <w:bottom w:val="none" w:sz="0" w:space="0" w:color="auto"/>
                    <w:right w:val="none" w:sz="0" w:space="0" w:color="auto"/>
                  </w:divBdr>
                  <w:divsChild>
                    <w:div w:id="1220943632">
                      <w:marLeft w:val="300"/>
                      <w:marRight w:val="300"/>
                      <w:marTop w:val="0"/>
                      <w:marBottom w:val="0"/>
                      <w:divBdr>
                        <w:top w:val="none" w:sz="0" w:space="0" w:color="auto"/>
                        <w:left w:val="none" w:sz="0" w:space="0" w:color="auto"/>
                        <w:bottom w:val="none" w:sz="0" w:space="0" w:color="auto"/>
                        <w:right w:val="none" w:sz="0" w:space="0" w:color="auto"/>
                      </w:divBdr>
                      <w:divsChild>
                        <w:div w:id="1580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311130">
          <w:marLeft w:val="0"/>
          <w:marRight w:val="0"/>
          <w:marTop w:val="0"/>
          <w:marBottom w:val="0"/>
          <w:divBdr>
            <w:top w:val="none" w:sz="0" w:space="0" w:color="auto"/>
            <w:left w:val="none" w:sz="0" w:space="0" w:color="auto"/>
            <w:bottom w:val="none" w:sz="0" w:space="0" w:color="auto"/>
            <w:right w:val="none" w:sz="0" w:space="0" w:color="auto"/>
          </w:divBdr>
          <w:divsChild>
            <w:div w:id="889801687">
              <w:marLeft w:val="0"/>
              <w:marRight w:val="0"/>
              <w:marTop w:val="0"/>
              <w:marBottom w:val="0"/>
              <w:divBdr>
                <w:top w:val="none" w:sz="0" w:space="0" w:color="auto"/>
                <w:left w:val="none" w:sz="0" w:space="0" w:color="auto"/>
                <w:bottom w:val="none" w:sz="0" w:space="0" w:color="auto"/>
                <w:right w:val="none" w:sz="0" w:space="0" w:color="auto"/>
              </w:divBdr>
              <w:divsChild>
                <w:div w:id="735006156">
                  <w:marLeft w:val="300"/>
                  <w:marRight w:val="300"/>
                  <w:marTop w:val="0"/>
                  <w:marBottom w:val="0"/>
                  <w:divBdr>
                    <w:top w:val="none" w:sz="0" w:space="0" w:color="auto"/>
                    <w:left w:val="none" w:sz="0" w:space="0" w:color="auto"/>
                    <w:bottom w:val="none" w:sz="0" w:space="0" w:color="auto"/>
                    <w:right w:val="none" w:sz="0" w:space="0" w:color="auto"/>
                  </w:divBdr>
                  <w:divsChild>
                    <w:div w:id="102806736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359211770">
          <w:marLeft w:val="0"/>
          <w:marRight w:val="0"/>
          <w:marTop w:val="0"/>
          <w:marBottom w:val="0"/>
          <w:divBdr>
            <w:top w:val="none" w:sz="0" w:space="0" w:color="auto"/>
            <w:left w:val="none" w:sz="0" w:space="0" w:color="auto"/>
            <w:bottom w:val="none" w:sz="0" w:space="0" w:color="auto"/>
            <w:right w:val="none" w:sz="0" w:space="0" w:color="auto"/>
          </w:divBdr>
          <w:divsChild>
            <w:div w:id="1830360029">
              <w:marLeft w:val="0"/>
              <w:marRight w:val="0"/>
              <w:marTop w:val="0"/>
              <w:marBottom w:val="0"/>
              <w:divBdr>
                <w:top w:val="none" w:sz="0" w:space="0" w:color="auto"/>
                <w:left w:val="none" w:sz="0" w:space="0" w:color="auto"/>
                <w:bottom w:val="none" w:sz="0" w:space="0" w:color="auto"/>
                <w:right w:val="none" w:sz="0" w:space="0" w:color="auto"/>
              </w:divBdr>
              <w:divsChild>
                <w:div w:id="384640833">
                  <w:marLeft w:val="0"/>
                  <w:marRight w:val="0"/>
                  <w:marTop w:val="0"/>
                  <w:marBottom w:val="0"/>
                  <w:divBdr>
                    <w:top w:val="none" w:sz="0" w:space="0" w:color="auto"/>
                    <w:left w:val="none" w:sz="0" w:space="0" w:color="auto"/>
                    <w:bottom w:val="none" w:sz="0" w:space="0" w:color="auto"/>
                    <w:right w:val="none" w:sz="0" w:space="0" w:color="auto"/>
                  </w:divBdr>
                  <w:divsChild>
                    <w:div w:id="403769398">
                      <w:marLeft w:val="300"/>
                      <w:marRight w:val="300"/>
                      <w:marTop w:val="0"/>
                      <w:marBottom w:val="0"/>
                      <w:divBdr>
                        <w:top w:val="none" w:sz="0" w:space="0" w:color="auto"/>
                        <w:left w:val="none" w:sz="0" w:space="0" w:color="auto"/>
                        <w:bottom w:val="none" w:sz="0" w:space="0" w:color="auto"/>
                        <w:right w:val="none" w:sz="0" w:space="0" w:color="auto"/>
                      </w:divBdr>
                      <w:divsChild>
                        <w:div w:id="18844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981555">
          <w:marLeft w:val="0"/>
          <w:marRight w:val="0"/>
          <w:marTop w:val="0"/>
          <w:marBottom w:val="0"/>
          <w:divBdr>
            <w:top w:val="none" w:sz="0" w:space="0" w:color="auto"/>
            <w:left w:val="none" w:sz="0" w:space="0" w:color="auto"/>
            <w:bottom w:val="none" w:sz="0" w:space="0" w:color="auto"/>
            <w:right w:val="none" w:sz="0" w:space="0" w:color="auto"/>
          </w:divBdr>
          <w:divsChild>
            <w:div w:id="1481920479">
              <w:marLeft w:val="0"/>
              <w:marRight w:val="0"/>
              <w:marTop w:val="0"/>
              <w:marBottom w:val="0"/>
              <w:divBdr>
                <w:top w:val="none" w:sz="0" w:space="0" w:color="auto"/>
                <w:left w:val="none" w:sz="0" w:space="0" w:color="auto"/>
                <w:bottom w:val="none" w:sz="0" w:space="0" w:color="auto"/>
                <w:right w:val="none" w:sz="0" w:space="0" w:color="auto"/>
              </w:divBdr>
              <w:divsChild>
                <w:div w:id="1948735997">
                  <w:marLeft w:val="0"/>
                  <w:marRight w:val="0"/>
                  <w:marTop w:val="0"/>
                  <w:marBottom w:val="0"/>
                  <w:divBdr>
                    <w:top w:val="none" w:sz="0" w:space="0" w:color="auto"/>
                    <w:left w:val="none" w:sz="0" w:space="0" w:color="auto"/>
                    <w:bottom w:val="none" w:sz="0" w:space="0" w:color="auto"/>
                    <w:right w:val="none" w:sz="0" w:space="0" w:color="auto"/>
                  </w:divBdr>
                  <w:divsChild>
                    <w:div w:id="944117851">
                      <w:marLeft w:val="300"/>
                      <w:marRight w:val="300"/>
                      <w:marTop w:val="0"/>
                      <w:marBottom w:val="0"/>
                      <w:divBdr>
                        <w:top w:val="none" w:sz="0" w:space="0" w:color="auto"/>
                        <w:left w:val="none" w:sz="0" w:space="0" w:color="auto"/>
                        <w:bottom w:val="none" w:sz="0" w:space="0" w:color="auto"/>
                        <w:right w:val="none" w:sz="0" w:space="0" w:color="auto"/>
                      </w:divBdr>
                      <w:divsChild>
                        <w:div w:id="135734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338532">
          <w:marLeft w:val="0"/>
          <w:marRight w:val="0"/>
          <w:marTop w:val="0"/>
          <w:marBottom w:val="0"/>
          <w:divBdr>
            <w:top w:val="none" w:sz="0" w:space="0" w:color="auto"/>
            <w:left w:val="none" w:sz="0" w:space="0" w:color="auto"/>
            <w:bottom w:val="none" w:sz="0" w:space="0" w:color="auto"/>
            <w:right w:val="none" w:sz="0" w:space="0" w:color="auto"/>
          </w:divBdr>
          <w:divsChild>
            <w:div w:id="1877885280">
              <w:marLeft w:val="0"/>
              <w:marRight w:val="0"/>
              <w:marTop w:val="0"/>
              <w:marBottom w:val="0"/>
              <w:divBdr>
                <w:top w:val="none" w:sz="0" w:space="0" w:color="auto"/>
                <w:left w:val="none" w:sz="0" w:space="0" w:color="auto"/>
                <w:bottom w:val="none" w:sz="0" w:space="0" w:color="auto"/>
                <w:right w:val="none" w:sz="0" w:space="0" w:color="auto"/>
              </w:divBdr>
              <w:divsChild>
                <w:div w:id="94399902">
                  <w:marLeft w:val="0"/>
                  <w:marRight w:val="0"/>
                  <w:marTop w:val="0"/>
                  <w:marBottom w:val="0"/>
                  <w:divBdr>
                    <w:top w:val="none" w:sz="0" w:space="0" w:color="auto"/>
                    <w:left w:val="none" w:sz="0" w:space="0" w:color="auto"/>
                    <w:bottom w:val="none" w:sz="0" w:space="0" w:color="auto"/>
                    <w:right w:val="none" w:sz="0" w:space="0" w:color="auto"/>
                  </w:divBdr>
                  <w:divsChild>
                    <w:div w:id="1316107575">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835993954">
          <w:marLeft w:val="0"/>
          <w:marRight w:val="0"/>
          <w:marTop w:val="0"/>
          <w:marBottom w:val="0"/>
          <w:divBdr>
            <w:top w:val="none" w:sz="0" w:space="0" w:color="auto"/>
            <w:left w:val="none" w:sz="0" w:space="0" w:color="auto"/>
            <w:bottom w:val="none" w:sz="0" w:space="0" w:color="auto"/>
            <w:right w:val="none" w:sz="0" w:space="0" w:color="auto"/>
          </w:divBdr>
          <w:divsChild>
            <w:div w:id="911282375">
              <w:marLeft w:val="0"/>
              <w:marRight w:val="0"/>
              <w:marTop w:val="0"/>
              <w:marBottom w:val="0"/>
              <w:divBdr>
                <w:top w:val="none" w:sz="0" w:space="0" w:color="auto"/>
                <w:left w:val="none" w:sz="0" w:space="0" w:color="auto"/>
                <w:bottom w:val="none" w:sz="0" w:space="0" w:color="auto"/>
                <w:right w:val="none" w:sz="0" w:space="0" w:color="auto"/>
              </w:divBdr>
              <w:divsChild>
                <w:div w:id="188642610">
                  <w:marLeft w:val="0"/>
                  <w:marRight w:val="0"/>
                  <w:marTop w:val="0"/>
                  <w:marBottom w:val="0"/>
                  <w:divBdr>
                    <w:top w:val="none" w:sz="0" w:space="0" w:color="auto"/>
                    <w:left w:val="none" w:sz="0" w:space="0" w:color="auto"/>
                    <w:bottom w:val="none" w:sz="0" w:space="0" w:color="auto"/>
                    <w:right w:val="none" w:sz="0" w:space="0" w:color="auto"/>
                  </w:divBdr>
                  <w:divsChild>
                    <w:div w:id="1909999598">
                      <w:marLeft w:val="300"/>
                      <w:marRight w:val="300"/>
                      <w:marTop w:val="0"/>
                      <w:marBottom w:val="0"/>
                      <w:divBdr>
                        <w:top w:val="none" w:sz="0" w:space="0" w:color="auto"/>
                        <w:left w:val="none" w:sz="0" w:space="0" w:color="auto"/>
                        <w:bottom w:val="none" w:sz="0" w:space="0" w:color="auto"/>
                        <w:right w:val="none" w:sz="0" w:space="0" w:color="auto"/>
                      </w:divBdr>
                      <w:divsChild>
                        <w:div w:id="9527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360189">
          <w:marLeft w:val="0"/>
          <w:marRight w:val="0"/>
          <w:marTop w:val="0"/>
          <w:marBottom w:val="0"/>
          <w:divBdr>
            <w:top w:val="none" w:sz="0" w:space="0" w:color="auto"/>
            <w:left w:val="none" w:sz="0" w:space="0" w:color="auto"/>
            <w:bottom w:val="none" w:sz="0" w:space="0" w:color="auto"/>
            <w:right w:val="none" w:sz="0" w:space="0" w:color="auto"/>
          </w:divBdr>
          <w:divsChild>
            <w:div w:id="983268483">
              <w:marLeft w:val="0"/>
              <w:marRight w:val="0"/>
              <w:marTop w:val="0"/>
              <w:marBottom w:val="0"/>
              <w:divBdr>
                <w:top w:val="none" w:sz="0" w:space="0" w:color="auto"/>
                <w:left w:val="none" w:sz="0" w:space="0" w:color="auto"/>
                <w:bottom w:val="none" w:sz="0" w:space="0" w:color="auto"/>
                <w:right w:val="none" w:sz="0" w:space="0" w:color="auto"/>
              </w:divBdr>
              <w:divsChild>
                <w:div w:id="822964457">
                  <w:marLeft w:val="0"/>
                  <w:marRight w:val="0"/>
                  <w:marTop w:val="0"/>
                  <w:marBottom w:val="0"/>
                  <w:divBdr>
                    <w:top w:val="none" w:sz="0" w:space="0" w:color="auto"/>
                    <w:left w:val="none" w:sz="0" w:space="0" w:color="auto"/>
                    <w:bottom w:val="none" w:sz="0" w:space="0" w:color="auto"/>
                    <w:right w:val="none" w:sz="0" w:space="0" w:color="auto"/>
                  </w:divBdr>
                  <w:divsChild>
                    <w:div w:id="1937133915">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1977449635">
          <w:marLeft w:val="0"/>
          <w:marRight w:val="0"/>
          <w:marTop w:val="0"/>
          <w:marBottom w:val="0"/>
          <w:divBdr>
            <w:top w:val="none" w:sz="0" w:space="0" w:color="auto"/>
            <w:left w:val="none" w:sz="0" w:space="0" w:color="auto"/>
            <w:bottom w:val="none" w:sz="0" w:space="0" w:color="auto"/>
            <w:right w:val="none" w:sz="0" w:space="0" w:color="auto"/>
          </w:divBdr>
          <w:divsChild>
            <w:div w:id="1587156453">
              <w:marLeft w:val="0"/>
              <w:marRight w:val="0"/>
              <w:marTop w:val="0"/>
              <w:marBottom w:val="0"/>
              <w:divBdr>
                <w:top w:val="none" w:sz="0" w:space="0" w:color="auto"/>
                <w:left w:val="none" w:sz="0" w:space="0" w:color="auto"/>
                <w:bottom w:val="none" w:sz="0" w:space="0" w:color="auto"/>
                <w:right w:val="none" w:sz="0" w:space="0" w:color="auto"/>
              </w:divBdr>
              <w:divsChild>
                <w:div w:id="1507598761">
                  <w:marLeft w:val="300"/>
                  <w:marRight w:val="300"/>
                  <w:marTop w:val="0"/>
                  <w:marBottom w:val="0"/>
                  <w:divBdr>
                    <w:top w:val="none" w:sz="0" w:space="0" w:color="auto"/>
                    <w:left w:val="none" w:sz="0" w:space="0" w:color="auto"/>
                    <w:bottom w:val="none" w:sz="0" w:space="0" w:color="auto"/>
                    <w:right w:val="none" w:sz="0" w:space="0" w:color="auto"/>
                  </w:divBdr>
                  <w:divsChild>
                    <w:div w:id="91720347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715541218">
          <w:marLeft w:val="0"/>
          <w:marRight w:val="0"/>
          <w:marTop w:val="0"/>
          <w:marBottom w:val="0"/>
          <w:divBdr>
            <w:top w:val="none" w:sz="0" w:space="0" w:color="auto"/>
            <w:left w:val="none" w:sz="0" w:space="0" w:color="auto"/>
            <w:bottom w:val="none" w:sz="0" w:space="0" w:color="auto"/>
            <w:right w:val="none" w:sz="0" w:space="0" w:color="auto"/>
          </w:divBdr>
          <w:divsChild>
            <w:div w:id="955254075">
              <w:marLeft w:val="0"/>
              <w:marRight w:val="0"/>
              <w:marTop w:val="0"/>
              <w:marBottom w:val="0"/>
              <w:divBdr>
                <w:top w:val="none" w:sz="0" w:space="0" w:color="auto"/>
                <w:left w:val="none" w:sz="0" w:space="0" w:color="auto"/>
                <w:bottom w:val="none" w:sz="0" w:space="0" w:color="auto"/>
                <w:right w:val="none" w:sz="0" w:space="0" w:color="auto"/>
              </w:divBdr>
              <w:divsChild>
                <w:div w:id="269625211">
                  <w:marLeft w:val="0"/>
                  <w:marRight w:val="0"/>
                  <w:marTop w:val="0"/>
                  <w:marBottom w:val="0"/>
                  <w:divBdr>
                    <w:top w:val="none" w:sz="0" w:space="0" w:color="auto"/>
                    <w:left w:val="none" w:sz="0" w:space="0" w:color="auto"/>
                    <w:bottom w:val="none" w:sz="0" w:space="0" w:color="auto"/>
                    <w:right w:val="none" w:sz="0" w:space="0" w:color="auto"/>
                  </w:divBdr>
                  <w:divsChild>
                    <w:div w:id="73821425">
                      <w:marLeft w:val="300"/>
                      <w:marRight w:val="300"/>
                      <w:marTop w:val="0"/>
                      <w:marBottom w:val="0"/>
                      <w:divBdr>
                        <w:top w:val="none" w:sz="0" w:space="0" w:color="auto"/>
                        <w:left w:val="none" w:sz="0" w:space="0" w:color="auto"/>
                        <w:bottom w:val="none" w:sz="0" w:space="0" w:color="auto"/>
                        <w:right w:val="none" w:sz="0" w:space="0" w:color="auto"/>
                      </w:divBdr>
                      <w:divsChild>
                        <w:div w:id="6773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856408">
          <w:marLeft w:val="0"/>
          <w:marRight w:val="0"/>
          <w:marTop w:val="0"/>
          <w:marBottom w:val="0"/>
          <w:divBdr>
            <w:top w:val="none" w:sz="0" w:space="0" w:color="auto"/>
            <w:left w:val="none" w:sz="0" w:space="0" w:color="auto"/>
            <w:bottom w:val="none" w:sz="0" w:space="0" w:color="auto"/>
            <w:right w:val="none" w:sz="0" w:space="0" w:color="auto"/>
          </w:divBdr>
          <w:divsChild>
            <w:div w:id="1158232863">
              <w:marLeft w:val="0"/>
              <w:marRight w:val="0"/>
              <w:marTop w:val="0"/>
              <w:marBottom w:val="0"/>
              <w:divBdr>
                <w:top w:val="none" w:sz="0" w:space="0" w:color="auto"/>
                <w:left w:val="none" w:sz="0" w:space="0" w:color="auto"/>
                <w:bottom w:val="none" w:sz="0" w:space="0" w:color="auto"/>
                <w:right w:val="none" w:sz="0" w:space="0" w:color="auto"/>
              </w:divBdr>
              <w:divsChild>
                <w:div w:id="2145997208">
                  <w:marLeft w:val="300"/>
                  <w:marRight w:val="300"/>
                  <w:marTop w:val="0"/>
                  <w:marBottom w:val="0"/>
                  <w:divBdr>
                    <w:top w:val="none" w:sz="0" w:space="0" w:color="auto"/>
                    <w:left w:val="none" w:sz="0" w:space="0" w:color="auto"/>
                    <w:bottom w:val="none" w:sz="0" w:space="0" w:color="auto"/>
                    <w:right w:val="none" w:sz="0" w:space="0" w:color="auto"/>
                  </w:divBdr>
                  <w:divsChild>
                    <w:div w:id="137318803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850611379">
          <w:marLeft w:val="0"/>
          <w:marRight w:val="0"/>
          <w:marTop w:val="0"/>
          <w:marBottom w:val="0"/>
          <w:divBdr>
            <w:top w:val="none" w:sz="0" w:space="0" w:color="auto"/>
            <w:left w:val="none" w:sz="0" w:space="0" w:color="auto"/>
            <w:bottom w:val="none" w:sz="0" w:space="0" w:color="auto"/>
            <w:right w:val="none" w:sz="0" w:space="0" w:color="auto"/>
          </w:divBdr>
          <w:divsChild>
            <w:div w:id="2002544208">
              <w:marLeft w:val="0"/>
              <w:marRight w:val="0"/>
              <w:marTop w:val="0"/>
              <w:marBottom w:val="0"/>
              <w:divBdr>
                <w:top w:val="none" w:sz="0" w:space="0" w:color="auto"/>
                <w:left w:val="none" w:sz="0" w:space="0" w:color="auto"/>
                <w:bottom w:val="none" w:sz="0" w:space="0" w:color="auto"/>
                <w:right w:val="none" w:sz="0" w:space="0" w:color="auto"/>
              </w:divBdr>
              <w:divsChild>
                <w:div w:id="1575309981">
                  <w:marLeft w:val="0"/>
                  <w:marRight w:val="0"/>
                  <w:marTop w:val="0"/>
                  <w:marBottom w:val="0"/>
                  <w:divBdr>
                    <w:top w:val="none" w:sz="0" w:space="0" w:color="auto"/>
                    <w:left w:val="none" w:sz="0" w:space="0" w:color="auto"/>
                    <w:bottom w:val="none" w:sz="0" w:space="0" w:color="auto"/>
                    <w:right w:val="none" w:sz="0" w:space="0" w:color="auto"/>
                  </w:divBdr>
                  <w:divsChild>
                    <w:div w:id="190607353">
                      <w:marLeft w:val="300"/>
                      <w:marRight w:val="300"/>
                      <w:marTop w:val="0"/>
                      <w:marBottom w:val="0"/>
                      <w:divBdr>
                        <w:top w:val="none" w:sz="0" w:space="0" w:color="auto"/>
                        <w:left w:val="none" w:sz="0" w:space="0" w:color="auto"/>
                        <w:bottom w:val="none" w:sz="0" w:space="0" w:color="auto"/>
                        <w:right w:val="none" w:sz="0" w:space="0" w:color="auto"/>
                      </w:divBdr>
                      <w:divsChild>
                        <w:div w:id="147563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09201">
          <w:marLeft w:val="0"/>
          <w:marRight w:val="0"/>
          <w:marTop w:val="0"/>
          <w:marBottom w:val="0"/>
          <w:divBdr>
            <w:top w:val="none" w:sz="0" w:space="0" w:color="auto"/>
            <w:left w:val="none" w:sz="0" w:space="0" w:color="auto"/>
            <w:bottom w:val="none" w:sz="0" w:space="0" w:color="auto"/>
            <w:right w:val="none" w:sz="0" w:space="0" w:color="auto"/>
          </w:divBdr>
          <w:divsChild>
            <w:div w:id="105124279">
              <w:marLeft w:val="0"/>
              <w:marRight w:val="0"/>
              <w:marTop w:val="0"/>
              <w:marBottom w:val="0"/>
              <w:divBdr>
                <w:top w:val="none" w:sz="0" w:space="0" w:color="auto"/>
                <w:left w:val="none" w:sz="0" w:space="0" w:color="auto"/>
                <w:bottom w:val="none" w:sz="0" w:space="0" w:color="auto"/>
                <w:right w:val="none" w:sz="0" w:space="0" w:color="auto"/>
              </w:divBdr>
              <w:divsChild>
                <w:div w:id="518470226">
                  <w:marLeft w:val="0"/>
                  <w:marRight w:val="0"/>
                  <w:marTop w:val="0"/>
                  <w:marBottom w:val="0"/>
                  <w:divBdr>
                    <w:top w:val="none" w:sz="0" w:space="0" w:color="auto"/>
                    <w:left w:val="none" w:sz="0" w:space="0" w:color="auto"/>
                    <w:bottom w:val="none" w:sz="0" w:space="0" w:color="auto"/>
                    <w:right w:val="none" w:sz="0" w:space="0" w:color="auto"/>
                  </w:divBdr>
                  <w:divsChild>
                    <w:div w:id="1956714338">
                      <w:marLeft w:val="300"/>
                      <w:marRight w:val="300"/>
                      <w:marTop w:val="0"/>
                      <w:marBottom w:val="0"/>
                      <w:divBdr>
                        <w:top w:val="none" w:sz="0" w:space="0" w:color="auto"/>
                        <w:left w:val="none" w:sz="0" w:space="0" w:color="auto"/>
                        <w:bottom w:val="none" w:sz="0" w:space="0" w:color="auto"/>
                        <w:right w:val="none" w:sz="0" w:space="0" w:color="auto"/>
                      </w:divBdr>
                      <w:divsChild>
                        <w:div w:id="1735201076">
                          <w:marLeft w:val="-345"/>
                          <w:marRight w:val="0"/>
                          <w:marTop w:val="0"/>
                          <w:marBottom w:val="0"/>
                          <w:divBdr>
                            <w:top w:val="none" w:sz="0" w:space="3" w:color="auto"/>
                            <w:left w:val="single" w:sz="18" w:space="15" w:color="000000"/>
                            <w:bottom w:val="none" w:sz="0" w:space="2" w:color="auto"/>
                            <w:right w:val="none" w:sz="0" w:space="0" w:color="auto"/>
                          </w:divBdr>
                          <w:divsChild>
                            <w:div w:id="651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853547">
          <w:marLeft w:val="0"/>
          <w:marRight w:val="0"/>
          <w:marTop w:val="0"/>
          <w:marBottom w:val="0"/>
          <w:divBdr>
            <w:top w:val="none" w:sz="0" w:space="0" w:color="auto"/>
            <w:left w:val="none" w:sz="0" w:space="0" w:color="auto"/>
            <w:bottom w:val="none" w:sz="0" w:space="0" w:color="auto"/>
            <w:right w:val="none" w:sz="0" w:space="0" w:color="auto"/>
          </w:divBdr>
          <w:divsChild>
            <w:div w:id="1261064750">
              <w:marLeft w:val="0"/>
              <w:marRight w:val="0"/>
              <w:marTop w:val="0"/>
              <w:marBottom w:val="0"/>
              <w:divBdr>
                <w:top w:val="none" w:sz="0" w:space="0" w:color="auto"/>
                <w:left w:val="none" w:sz="0" w:space="0" w:color="auto"/>
                <w:bottom w:val="none" w:sz="0" w:space="0" w:color="auto"/>
                <w:right w:val="none" w:sz="0" w:space="0" w:color="auto"/>
              </w:divBdr>
              <w:divsChild>
                <w:div w:id="2070183747">
                  <w:marLeft w:val="0"/>
                  <w:marRight w:val="0"/>
                  <w:marTop w:val="0"/>
                  <w:marBottom w:val="0"/>
                  <w:divBdr>
                    <w:top w:val="none" w:sz="0" w:space="0" w:color="auto"/>
                    <w:left w:val="none" w:sz="0" w:space="0" w:color="auto"/>
                    <w:bottom w:val="none" w:sz="0" w:space="0" w:color="auto"/>
                    <w:right w:val="none" w:sz="0" w:space="0" w:color="auto"/>
                  </w:divBdr>
                  <w:divsChild>
                    <w:div w:id="1794058609">
                      <w:marLeft w:val="300"/>
                      <w:marRight w:val="300"/>
                      <w:marTop w:val="0"/>
                      <w:marBottom w:val="0"/>
                      <w:divBdr>
                        <w:top w:val="none" w:sz="0" w:space="0" w:color="auto"/>
                        <w:left w:val="none" w:sz="0" w:space="0" w:color="auto"/>
                        <w:bottom w:val="none" w:sz="0" w:space="0" w:color="auto"/>
                        <w:right w:val="none" w:sz="0" w:space="0" w:color="auto"/>
                      </w:divBdr>
                      <w:divsChild>
                        <w:div w:id="104112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591026">
          <w:marLeft w:val="0"/>
          <w:marRight w:val="0"/>
          <w:marTop w:val="0"/>
          <w:marBottom w:val="0"/>
          <w:divBdr>
            <w:top w:val="none" w:sz="0" w:space="0" w:color="auto"/>
            <w:left w:val="none" w:sz="0" w:space="0" w:color="auto"/>
            <w:bottom w:val="none" w:sz="0" w:space="0" w:color="auto"/>
            <w:right w:val="none" w:sz="0" w:space="0" w:color="auto"/>
          </w:divBdr>
          <w:divsChild>
            <w:div w:id="1298682775">
              <w:marLeft w:val="0"/>
              <w:marRight w:val="0"/>
              <w:marTop w:val="0"/>
              <w:marBottom w:val="0"/>
              <w:divBdr>
                <w:top w:val="none" w:sz="0" w:space="0" w:color="auto"/>
                <w:left w:val="none" w:sz="0" w:space="0" w:color="auto"/>
                <w:bottom w:val="none" w:sz="0" w:space="0" w:color="auto"/>
                <w:right w:val="none" w:sz="0" w:space="0" w:color="auto"/>
              </w:divBdr>
              <w:divsChild>
                <w:div w:id="1916932229">
                  <w:marLeft w:val="0"/>
                  <w:marRight w:val="0"/>
                  <w:marTop w:val="0"/>
                  <w:marBottom w:val="0"/>
                  <w:divBdr>
                    <w:top w:val="none" w:sz="0" w:space="0" w:color="auto"/>
                    <w:left w:val="none" w:sz="0" w:space="0" w:color="auto"/>
                    <w:bottom w:val="none" w:sz="0" w:space="0" w:color="auto"/>
                    <w:right w:val="none" w:sz="0" w:space="0" w:color="auto"/>
                  </w:divBdr>
                  <w:divsChild>
                    <w:div w:id="407658125">
                      <w:marLeft w:val="300"/>
                      <w:marRight w:val="300"/>
                      <w:marTop w:val="0"/>
                      <w:marBottom w:val="0"/>
                      <w:divBdr>
                        <w:top w:val="none" w:sz="0" w:space="0" w:color="auto"/>
                        <w:left w:val="none" w:sz="0" w:space="0" w:color="auto"/>
                        <w:bottom w:val="none" w:sz="0" w:space="0" w:color="auto"/>
                        <w:right w:val="none" w:sz="0" w:space="0" w:color="auto"/>
                      </w:divBdr>
                      <w:divsChild>
                        <w:div w:id="66345067">
                          <w:marLeft w:val="-345"/>
                          <w:marRight w:val="0"/>
                          <w:marTop w:val="0"/>
                          <w:marBottom w:val="0"/>
                          <w:divBdr>
                            <w:top w:val="none" w:sz="0" w:space="3" w:color="auto"/>
                            <w:left w:val="single" w:sz="18" w:space="15" w:color="000000"/>
                            <w:bottom w:val="none" w:sz="0" w:space="2" w:color="auto"/>
                            <w:right w:val="none" w:sz="0" w:space="0" w:color="auto"/>
                          </w:divBdr>
                          <w:divsChild>
                            <w:div w:id="92715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3739">
          <w:marLeft w:val="0"/>
          <w:marRight w:val="0"/>
          <w:marTop w:val="0"/>
          <w:marBottom w:val="0"/>
          <w:divBdr>
            <w:top w:val="none" w:sz="0" w:space="0" w:color="auto"/>
            <w:left w:val="none" w:sz="0" w:space="0" w:color="auto"/>
            <w:bottom w:val="none" w:sz="0" w:space="0" w:color="auto"/>
            <w:right w:val="none" w:sz="0" w:space="0" w:color="auto"/>
          </w:divBdr>
          <w:divsChild>
            <w:div w:id="1669945891">
              <w:marLeft w:val="0"/>
              <w:marRight w:val="0"/>
              <w:marTop w:val="0"/>
              <w:marBottom w:val="0"/>
              <w:divBdr>
                <w:top w:val="none" w:sz="0" w:space="0" w:color="auto"/>
                <w:left w:val="none" w:sz="0" w:space="0" w:color="auto"/>
                <w:bottom w:val="none" w:sz="0" w:space="0" w:color="auto"/>
                <w:right w:val="none" w:sz="0" w:space="0" w:color="auto"/>
              </w:divBdr>
              <w:divsChild>
                <w:div w:id="965544082">
                  <w:marLeft w:val="0"/>
                  <w:marRight w:val="0"/>
                  <w:marTop w:val="0"/>
                  <w:marBottom w:val="0"/>
                  <w:divBdr>
                    <w:top w:val="none" w:sz="0" w:space="0" w:color="auto"/>
                    <w:left w:val="none" w:sz="0" w:space="0" w:color="auto"/>
                    <w:bottom w:val="none" w:sz="0" w:space="0" w:color="auto"/>
                    <w:right w:val="none" w:sz="0" w:space="0" w:color="auto"/>
                  </w:divBdr>
                  <w:divsChild>
                    <w:div w:id="731198999">
                      <w:marLeft w:val="300"/>
                      <w:marRight w:val="300"/>
                      <w:marTop w:val="0"/>
                      <w:marBottom w:val="0"/>
                      <w:divBdr>
                        <w:top w:val="none" w:sz="0" w:space="0" w:color="auto"/>
                        <w:left w:val="none" w:sz="0" w:space="0" w:color="auto"/>
                        <w:bottom w:val="none" w:sz="0" w:space="0" w:color="auto"/>
                        <w:right w:val="none" w:sz="0" w:space="0" w:color="auto"/>
                      </w:divBdr>
                      <w:divsChild>
                        <w:div w:id="122259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981276">
          <w:marLeft w:val="0"/>
          <w:marRight w:val="0"/>
          <w:marTop w:val="0"/>
          <w:marBottom w:val="0"/>
          <w:divBdr>
            <w:top w:val="none" w:sz="0" w:space="0" w:color="auto"/>
            <w:left w:val="none" w:sz="0" w:space="0" w:color="auto"/>
            <w:bottom w:val="none" w:sz="0" w:space="0" w:color="auto"/>
            <w:right w:val="none" w:sz="0" w:space="0" w:color="auto"/>
          </w:divBdr>
          <w:divsChild>
            <w:div w:id="1512059900">
              <w:marLeft w:val="0"/>
              <w:marRight w:val="0"/>
              <w:marTop w:val="0"/>
              <w:marBottom w:val="0"/>
              <w:divBdr>
                <w:top w:val="none" w:sz="0" w:space="0" w:color="auto"/>
                <w:left w:val="none" w:sz="0" w:space="0" w:color="auto"/>
                <w:bottom w:val="none" w:sz="0" w:space="0" w:color="auto"/>
                <w:right w:val="none" w:sz="0" w:space="0" w:color="auto"/>
              </w:divBdr>
              <w:divsChild>
                <w:div w:id="325742982">
                  <w:marLeft w:val="0"/>
                  <w:marRight w:val="0"/>
                  <w:marTop w:val="0"/>
                  <w:marBottom w:val="0"/>
                  <w:divBdr>
                    <w:top w:val="none" w:sz="0" w:space="0" w:color="auto"/>
                    <w:left w:val="none" w:sz="0" w:space="0" w:color="auto"/>
                    <w:bottom w:val="none" w:sz="0" w:space="0" w:color="auto"/>
                    <w:right w:val="none" w:sz="0" w:space="0" w:color="auto"/>
                  </w:divBdr>
                  <w:divsChild>
                    <w:div w:id="1307129183">
                      <w:marLeft w:val="0"/>
                      <w:marRight w:val="0"/>
                      <w:marTop w:val="0"/>
                      <w:marBottom w:val="0"/>
                      <w:divBdr>
                        <w:top w:val="none" w:sz="0" w:space="0" w:color="auto"/>
                        <w:left w:val="none" w:sz="0" w:space="0" w:color="auto"/>
                        <w:bottom w:val="none" w:sz="0" w:space="0" w:color="auto"/>
                        <w:right w:val="none" w:sz="0" w:space="0" w:color="auto"/>
                      </w:divBdr>
                      <w:divsChild>
                        <w:div w:id="1864979515">
                          <w:marLeft w:val="300"/>
                          <w:marRight w:val="300"/>
                          <w:marTop w:val="0"/>
                          <w:marBottom w:val="0"/>
                          <w:divBdr>
                            <w:top w:val="none" w:sz="0" w:space="0" w:color="auto"/>
                            <w:left w:val="none" w:sz="0" w:space="0" w:color="auto"/>
                            <w:bottom w:val="none" w:sz="0" w:space="0" w:color="auto"/>
                            <w:right w:val="none" w:sz="0" w:space="0" w:color="auto"/>
                          </w:divBdr>
                          <w:divsChild>
                            <w:div w:id="1206407716">
                              <w:marLeft w:val="0"/>
                              <w:marRight w:val="0"/>
                              <w:marTop w:val="0"/>
                              <w:marBottom w:val="0"/>
                              <w:divBdr>
                                <w:top w:val="none" w:sz="0" w:space="0" w:color="auto"/>
                                <w:left w:val="none" w:sz="0" w:space="0" w:color="auto"/>
                                <w:bottom w:val="none" w:sz="0" w:space="0" w:color="auto"/>
                                <w:right w:val="none" w:sz="0" w:space="0" w:color="auto"/>
                              </w:divBdr>
                              <w:divsChild>
                                <w:div w:id="1143236864">
                                  <w:marLeft w:val="0"/>
                                  <w:marRight w:val="0"/>
                                  <w:marTop w:val="0"/>
                                  <w:marBottom w:val="0"/>
                                  <w:divBdr>
                                    <w:top w:val="none" w:sz="0" w:space="0" w:color="auto"/>
                                    <w:left w:val="none" w:sz="0" w:space="0" w:color="auto"/>
                                    <w:bottom w:val="none" w:sz="0" w:space="0" w:color="auto"/>
                                    <w:right w:val="none" w:sz="0" w:space="0" w:color="auto"/>
                                  </w:divBdr>
                                </w:div>
                              </w:divsChild>
                            </w:div>
                            <w:div w:id="1304963011">
                              <w:marLeft w:val="0"/>
                              <w:marRight w:val="0"/>
                              <w:marTop w:val="0"/>
                              <w:marBottom w:val="0"/>
                              <w:divBdr>
                                <w:top w:val="none" w:sz="0" w:space="0" w:color="auto"/>
                                <w:left w:val="none" w:sz="0" w:space="0" w:color="auto"/>
                                <w:bottom w:val="none" w:sz="0" w:space="0" w:color="auto"/>
                                <w:right w:val="none" w:sz="0" w:space="0" w:color="auto"/>
                              </w:divBdr>
                            </w:div>
                          </w:divsChild>
                        </w:div>
                        <w:div w:id="721950220">
                          <w:marLeft w:val="300"/>
                          <w:marRight w:val="300"/>
                          <w:marTop w:val="0"/>
                          <w:marBottom w:val="0"/>
                          <w:divBdr>
                            <w:top w:val="none" w:sz="0" w:space="0" w:color="auto"/>
                            <w:left w:val="none" w:sz="0" w:space="0" w:color="auto"/>
                            <w:bottom w:val="none" w:sz="0" w:space="0" w:color="auto"/>
                            <w:right w:val="none" w:sz="0" w:space="0" w:color="auto"/>
                          </w:divBdr>
                          <w:divsChild>
                            <w:div w:id="192869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072434">
          <w:marLeft w:val="0"/>
          <w:marRight w:val="0"/>
          <w:marTop w:val="0"/>
          <w:marBottom w:val="0"/>
          <w:divBdr>
            <w:top w:val="none" w:sz="0" w:space="0" w:color="auto"/>
            <w:left w:val="none" w:sz="0" w:space="0" w:color="auto"/>
            <w:bottom w:val="none" w:sz="0" w:space="0" w:color="auto"/>
            <w:right w:val="none" w:sz="0" w:space="0" w:color="auto"/>
          </w:divBdr>
          <w:divsChild>
            <w:div w:id="934702307">
              <w:marLeft w:val="0"/>
              <w:marRight w:val="0"/>
              <w:marTop w:val="0"/>
              <w:marBottom w:val="0"/>
              <w:divBdr>
                <w:top w:val="none" w:sz="0" w:space="0" w:color="auto"/>
                <w:left w:val="none" w:sz="0" w:space="0" w:color="auto"/>
                <w:bottom w:val="none" w:sz="0" w:space="0" w:color="auto"/>
                <w:right w:val="none" w:sz="0" w:space="0" w:color="auto"/>
              </w:divBdr>
              <w:divsChild>
                <w:div w:id="636105439">
                  <w:marLeft w:val="300"/>
                  <w:marRight w:val="300"/>
                  <w:marTop w:val="0"/>
                  <w:marBottom w:val="0"/>
                  <w:divBdr>
                    <w:top w:val="none" w:sz="0" w:space="0" w:color="auto"/>
                    <w:left w:val="none" w:sz="0" w:space="0" w:color="auto"/>
                    <w:bottom w:val="none" w:sz="0" w:space="0" w:color="auto"/>
                    <w:right w:val="none" w:sz="0" w:space="0" w:color="auto"/>
                  </w:divBdr>
                  <w:divsChild>
                    <w:div w:id="197571699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2061859050">
          <w:marLeft w:val="0"/>
          <w:marRight w:val="0"/>
          <w:marTop w:val="0"/>
          <w:marBottom w:val="0"/>
          <w:divBdr>
            <w:top w:val="none" w:sz="0" w:space="0" w:color="auto"/>
            <w:left w:val="none" w:sz="0" w:space="0" w:color="auto"/>
            <w:bottom w:val="none" w:sz="0" w:space="0" w:color="auto"/>
            <w:right w:val="none" w:sz="0" w:space="0" w:color="auto"/>
          </w:divBdr>
          <w:divsChild>
            <w:div w:id="1617180943">
              <w:marLeft w:val="0"/>
              <w:marRight w:val="0"/>
              <w:marTop w:val="0"/>
              <w:marBottom w:val="0"/>
              <w:divBdr>
                <w:top w:val="none" w:sz="0" w:space="0" w:color="auto"/>
                <w:left w:val="none" w:sz="0" w:space="0" w:color="auto"/>
                <w:bottom w:val="none" w:sz="0" w:space="0" w:color="auto"/>
                <w:right w:val="none" w:sz="0" w:space="0" w:color="auto"/>
              </w:divBdr>
              <w:divsChild>
                <w:div w:id="839196043">
                  <w:marLeft w:val="0"/>
                  <w:marRight w:val="0"/>
                  <w:marTop w:val="0"/>
                  <w:marBottom w:val="0"/>
                  <w:divBdr>
                    <w:top w:val="none" w:sz="0" w:space="0" w:color="auto"/>
                    <w:left w:val="none" w:sz="0" w:space="0" w:color="auto"/>
                    <w:bottom w:val="none" w:sz="0" w:space="0" w:color="auto"/>
                    <w:right w:val="none" w:sz="0" w:space="0" w:color="auto"/>
                  </w:divBdr>
                  <w:divsChild>
                    <w:div w:id="741948034">
                      <w:marLeft w:val="300"/>
                      <w:marRight w:val="300"/>
                      <w:marTop w:val="0"/>
                      <w:marBottom w:val="0"/>
                      <w:divBdr>
                        <w:top w:val="none" w:sz="0" w:space="0" w:color="auto"/>
                        <w:left w:val="none" w:sz="0" w:space="0" w:color="auto"/>
                        <w:bottom w:val="none" w:sz="0" w:space="0" w:color="auto"/>
                        <w:right w:val="none" w:sz="0" w:space="0" w:color="auto"/>
                      </w:divBdr>
                      <w:divsChild>
                        <w:div w:id="16238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331899">
          <w:marLeft w:val="0"/>
          <w:marRight w:val="0"/>
          <w:marTop w:val="0"/>
          <w:marBottom w:val="0"/>
          <w:divBdr>
            <w:top w:val="none" w:sz="0" w:space="0" w:color="auto"/>
            <w:left w:val="none" w:sz="0" w:space="0" w:color="auto"/>
            <w:bottom w:val="none" w:sz="0" w:space="0" w:color="auto"/>
            <w:right w:val="none" w:sz="0" w:space="0" w:color="auto"/>
          </w:divBdr>
          <w:divsChild>
            <w:div w:id="409695982">
              <w:marLeft w:val="0"/>
              <w:marRight w:val="0"/>
              <w:marTop w:val="0"/>
              <w:marBottom w:val="0"/>
              <w:divBdr>
                <w:top w:val="none" w:sz="0" w:space="0" w:color="auto"/>
                <w:left w:val="none" w:sz="0" w:space="0" w:color="auto"/>
                <w:bottom w:val="none" w:sz="0" w:space="0" w:color="auto"/>
                <w:right w:val="none" w:sz="0" w:space="0" w:color="auto"/>
              </w:divBdr>
              <w:divsChild>
                <w:div w:id="447552631">
                  <w:marLeft w:val="0"/>
                  <w:marRight w:val="0"/>
                  <w:marTop w:val="0"/>
                  <w:marBottom w:val="0"/>
                  <w:divBdr>
                    <w:top w:val="none" w:sz="0" w:space="0" w:color="auto"/>
                    <w:left w:val="none" w:sz="0" w:space="0" w:color="auto"/>
                    <w:bottom w:val="none" w:sz="0" w:space="0" w:color="auto"/>
                    <w:right w:val="none" w:sz="0" w:space="0" w:color="auto"/>
                  </w:divBdr>
                  <w:divsChild>
                    <w:div w:id="979916970">
                      <w:marLeft w:val="300"/>
                      <w:marRight w:val="300"/>
                      <w:marTop w:val="0"/>
                      <w:marBottom w:val="0"/>
                      <w:divBdr>
                        <w:top w:val="none" w:sz="0" w:space="0" w:color="auto"/>
                        <w:left w:val="none" w:sz="0" w:space="0" w:color="auto"/>
                        <w:bottom w:val="none" w:sz="0" w:space="0" w:color="auto"/>
                        <w:right w:val="none" w:sz="0" w:space="0" w:color="auto"/>
                      </w:divBdr>
                      <w:divsChild>
                        <w:div w:id="857474974">
                          <w:marLeft w:val="-345"/>
                          <w:marRight w:val="0"/>
                          <w:marTop w:val="0"/>
                          <w:marBottom w:val="0"/>
                          <w:divBdr>
                            <w:top w:val="none" w:sz="0" w:space="3" w:color="auto"/>
                            <w:left w:val="single" w:sz="18" w:space="15" w:color="000000"/>
                            <w:bottom w:val="none" w:sz="0" w:space="2" w:color="auto"/>
                            <w:right w:val="none" w:sz="0" w:space="0" w:color="auto"/>
                          </w:divBdr>
                          <w:divsChild>
                            <w:div w:id="15269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668835">
          <w:marLeft w:val="0"/>
          <w:marRight w:val="0"/>
          <w:marTop w:val="0"/>
          <w:marBottom w:val="0"/>
          <w:divBdr>
            <w:top w:val="none" w:sz="0" w:space="0" w:color="auto"/>
            <w:left w:val="none" w:sz="0" w:space="0" w:color="auto"/>
            <w:bottom w:val="none" w:sz="0" w:space="0" w:color="auto"/>
            <w:right w:val="none" w:sz="0" w:space="0" w:color="auto"/>
          </w:divBdr>
          <w:divsChild>
            <w:div w:id="1735860010">
              <w:marLeft w:val="0"/>
              <w:marRight w:val="0"/>
              <w:marTop w:val="0"/>
              <w:marBottom w:val="0"/>
              <w:divBdr>
                <w:top w:val="none" w:sz="0" w:space="0" w:color="auto"/>
                <w:left w:val="none" w:sz="0" w:space="0" w:color="auto"/>
                <w:bottom w:val="none" w:sz="0" w:space="0" w:color="auto"/>
                <w:right w:val="none" w:sz="0" w:space="0" w:color="auto"/>
              </w:divBdr>
              <w:divsChild>
                <w:div w:id="1601644539">
                  <w:marLeft w:val="0"/>
                  <w:marRight w:val="0"/>
                  <w:marTop w:val="0"/>
                  <w:marBottom w:val="0"/>
                  <w:divBdr>
                    <w:top w:val="none" w:sz="0" w:space="0" w:color="auto"/>
                    <w:left w:val="none" w:sz="0" w:space="0" w:color="auto"/>
                    <w:bottom w:val="none" w:sz="0" w:space="0" w:color="auto"/>
                    <w:right w:val="none" w:sz="0" w:space="0" w:color="auto"/>
                  </w:divBdr>
                  <w:divsChild>
                    <w:div w:id="1630669850">
                      <w:marLeft w:val="300"/>
                      <w:marRight w:val="300"/>
                      <w:marTop w:val="0"/>
                      <w:marBottom w:val="0"/>
                      <w:divBdr>
                        <w:top w:val="none" w:sz="0" w:space="0" w:color="auto"/>
                        <w:left w:val="none" w:sz="0" w:space="0" w:color="auto"/>
                        <w:bottom w:val="none" w:sz="0" w:space="0" w:color="auto"/>
                        <w:right w:val="none" w:sz="0" w:space="0" w:color="auto"/>
                      </w:divBdr>
                      <w:divsChild>
                        <w:div w:id="102120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829592">
          <w:marLeft w:val="0"/>
          <w:marRight w:val="0"/>
          <w:marTop w:val="0"/>
          <w:marBottom w:val="0"/>
          <w:divBdr>
            <w:top w:val="none" w:sz="0" w:space="0" w:color="auto"/>
            <w:left w:val="none" w:sz="0" w:space="0" w:color="auto"/>
            <w:bottom w:val="none" w:sz="0" w:space="0" w:color="auto"/>
            <w:right w:val="none" w:sz="0" w:space="0" w:color="auto"/>
          </w:divBdr>
          <w:divsChild>
            <w:div w:id="1385060184">
              <w:marLeft w:val="0"/>
              <w:marRight w:val="0"/>
              <w:marTop w:val="0"/>
              <w:marBottom w:val="0"/>
              <w:divBdr>
                <w:top w:val="none" w:sz="0" w:space="0" w:color="auto"/>
                <w:left w:val="none" w:sz="0" w:space="0" w:color="auto"/>
                <w:bottom w:val="none" w:sz="0" w:space="0" w:color="auto"/>
                <w:right w:val="none" w:sz="0" w:space="0" w:color="auto"/>
              </w:divBdr>
              <w:divsChild>
                <w:div w:id="1193497014">
                  <w:marLeft w:val="0"/>
                  <w:marRight w:val="0"/>
                  <w:marTop w:val="0"/>
                  <w:marBottom w:val="0"/>
                  <w:divBdr>
                    <w:top w:val="none" w:sz="0" w:space="0" w:color="auto"/>
                    <w:left w:val="none" w:sz="0" w:space="0" w:color="auto"/>
                    <w:bottom w:val="none" w:sz="0" w:space="0" w:color="auto"/>
                    <w:right w:val="none" w:sz="0" w:space="0" w:color="auto"/>
                  </w:divBdr>
                  <w:divsChild>
                    <w:div w:id="601451302">
                      <w:marLeft w:val="300"/>
                      <w:marRight w:val="300"/>
                      <w:marTop w:val="0"/>
                      <w:marBottom w:val="0"/>
                      <w:divBdr>
                        <w:top w:val="none" w:sz="0" w:space="0" w:color="auto"/>
                        <w:left w:val="none" w:sz="0" w:space="0" w:color="auto"/>
                        <w:bottom w:val="none" w:sz="0" w:space="0" w:color="auto"/>
                        <w:right w:val="none" w:sz="0" w:space="0" w:color="auto"/>
                      </w:divBdr>
                      <w:divsChild>
                        <w:div w:id="103766920">
                          <w:marLeft w:val="-345"/>
                          <w:marRight w:val="0"/>
                          <w:marTop w:val="0"/>
                          <w:marBottom w:val="0"/>
                          <w:divBdr>
                            <w:top w:val="none" w:sz="0" w:space="3" w:color="auto"/>
                            <w:left w:val="single" w:sz="18" w:space="15" w:color="000000"/>
                            <w:bottom w:val="none" w:sz="0" w:space="2" w:color="auto"/>
                            <w:right w:val="none" w:sz="0" w:space="0" w:color="auto"/>
                          </w:divBdr>
                          <w:divsChild>
                            <w:div w:id="13197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749319">
          <w:marLeft w:val="0"/>
          <w:marRight w:val="0"/>
          <w:marTop w:val="0"/>
          <w:marBottom w:val="0"/>
          <w:divBdr>
            <w:top w:val="none" w:sz="0" w:space="0" w:color="auto"/>
            <w:left w:val="none" w:sz="0" w:space="0" w:color="auto"/>
            <w:bottom w:val="none" w:sz="0" w:space="0" w:color="auto"/>
            <w:right w:val="none" w:sz="0" w:space="0" w:color="auto"/>
          </w:divBdr>
          <w:divsChild>
            <w:div w:id="629751962">
              <w:marLeft w:val="0"/>
              <w:marRight w:val="0"/>
              <w:marTop w:val="0"/>
              <w:marBottom w:val="0"/>
              <w:divBdr>
                <w:top w:val="none" w:sz="0" w:space="0" w:color="auto"/>
                <w:left w:val="none" w:sz="0" w:space="0" w:color="auto"/>
                <w:bottom w:val="none" w:sz="0" w:space="0" w:color="auto"/>
                <w:right w:val="none" w:sz="0" w:space="0" w:color="auto"/>
              </w:divBdr>
              <w:divsChild>
                <w:div w:id="660735111">
                  <w:marLeft w:val="0"/>
                  <w:marRight w:val="0"/>
                  <w:marTop w:val="0"/>
                  <w:marBottom w:val="0"/>
                  <w:divBdr>
                    <w:top w:val="none" w:sz="0" w:space="0" w:color="auto"/>
                    <w:left w:val="none" w:sz="0" w:space="0" w:color="auto"/>
                    <w:bottom w:val="none" w:sz="0" w:space="0" w:color="auto"/>
                    <w:right w:val="none" w:sz="0" w:space="0" w:color="auto"/>
                  </w:divBdr>
                  <w:divsChild>
                    <w:div w:id="1230994205">
                      <w:marLeft w:val="300"/>
                      <w:marRight w:val="300"/>
                      <w:marTop w:val="0"/>
                      <w:marBottom w:val="0"/>
                      <w:divBdr>
                        <w:top w:val="none" w:sz="0" w:space="0" w:color="auto"/>
                        <w:left w:val="none" w:sz="0" w:space="0" w:color="auto"/>
                        <w:bottom w:val="none" w:sz="0" w:space="0" w:color="auto"/>
                        <w:right w:val="none" w:sz="0" w:space="0" w:color="auto"/>
                      </w:divBdr>
                      <w:divsChild>
                        <w:div w:id="8099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72927">
          <w:marLeft w:val="0"/>
          <w:marRight w:val="0"/>
          <w:marTop w:val="0"/>
          <w:marBottom w:val="0"/>
          <w:divBdr>
            <w:top w:val="none" w:sz="0" w:space="0" w:color="auto"/>
            <w:left w:val="none" w:sz="0" w:space="0" w:color="auto"/>
            <w:bottom w:val="none" w:sz="0" w:space="0" w:color="auto"/>
            <w:right w:val="none" w:sz="0" w:space="0" w:color="auto"/>
          </w:divBdr>
          <w:divsChild>
            <w:div w:id="2141877746">
              <w:marLeft w:val="0"/>
              <w:marRight w:val="0"/>
              <w:marTop w:val="0"/>
              <w:marBottom w:val="0"/>
              <w:divBdr>
                <w:top w:val="none" w:sz="0" w:space="0" w:color="auto"/>
                <w:left w:val="none" w:sz="0" w:space="0" w:color="auto"/>
                <w:bottom w:val="none" w:sz="0" w:space="0" w:color="auto"/>
                <w:right w:val="none" w:sz="0" w:space="0" w:color="auto"/>
              </w:divBdr>
              <w:divsChild>
                <w:div w:id="772745309">
                  <w:marLeft w:val="0"/>
                  <w:marRight w:val="0"/>
                  <w:marTop w:val="0"/>
                  <w:marBottom w:val="0"/>
                  <w:divBdr>
                    <w:top w:val="none" w:sz="0" w:space="0" w:color="auto"/>
                    <w:left w:val="none" w:sz="0" w:space="0" w:color="auto"/>
                    <w:bottom w:val="none" w:sz="0" w:space="0" w:color="auto"/>
                    <w:right w:val="none" w:sz="0" w:space="0" w:color="auto"/>
                  </w:divBdr>
                  <w:divsChild>
                    <w:div w:id="348990385">
                      <w:marLeft w:val="0"/>
                      <w:marRight w:val="0"/>
                      <w:marTop w:val="0"/>
                      <w:marBottom w:val="0"/>
                      <w:divBdr>
                        <w:top w:val="none" w:sz="0" w:space="0" w:color="auto"/>
                        <w:left w:val="none" w:sz="0" w:space="0" w:color="auto"/>
                        <w:bottom w:val="none" w:sz="0" w:space="0" w:color="auto"/>
                        <w:right w:val="none" w:sz="0" w:space="0" w:color="auto"/>
                      </w:divBdr>
                      <w:divsChild>
                        <w:div w:id="1214075479">
                          <w:marLeft w:val="300"/>
                          <w:marRight w:val="300"/>
                          <w:marTop w:val="0"/>
                          <w:marBottom w:val="0"/>
                          <w:divBdr>
                            <w:top w:val="none" w:sz="0" w:space="0" w:color="auto"/>
                            <w:left w:val="none" w:sz="0" w:space="0" w:color="auto"/>
                            <w:bottom w:val="none" w:sz="0" w:space="0" w:color="auto"/>
                            <w:right w:val="none" w:sz="0" w:space="0" w:color="auto"/>
                          </w:divBdr>
                          <w:divsChild>
                            <w:div w:id="1286229267">
                              <w:marLeft w:val="0"/>
                              <w:marRight w:val="0"/>
                              <w:marTop w:val="0"/>
                              <w:marBottom w:val="0"/>
                              <w:divBdr>
                                <w:top w:val="none" w:sz="0" w:space="0" w:color="auto"/>
                                <w:left w:val="none" w:sz="0" w:space="0" w:color="auto"/>
                                <w:bottom w:val="none" w:sz="0" w:space="0" w:color="auto"/>
                                <w:right w:val="none" w:sz="0" w:space="0" w:color="auto"/>
                              </w:divBdr>
                              <w:divsChild>
                                <w:div w:id="240407026">
                                  <w:marLeft w:val="0"/>
                                  <w:marRight w:val="0"/>
                                  <w:marTop w:val="0"/>
                                  <w:marBottom w:val="0"/>
                                  <w:divBdr>
                                    <w:top w:val="none" w:sz="0" w:space="0" w:color="auto"/>
                                    <w:left w:val="none" w:sz="0" w:space="0" w:color="auto"/>
                                    <w:bottom w:val="none" w:sz="0" w:space="0" w:color="auto"/>
                                    <w:right w:val="none" w:sz="0" w:space="0" w:color="auto"/>
                                  </w:divBdr>
                                </w:div>
                              </w:divsChild>
                            </w:div>
                            <w:div w:id="1594968401">
                              <w:marLeft w:val="0"/>
                              <w:marRight w:val="0"/>
                              <w:marTop w:val="0"/>
                              <w:marBottom w:val="0"/>
                              <w:divBdr>
                                <w:top w:val="none" w:sz="0" w:space="0" w:color="auto"/>
                                <w:left w:val="none" w:sz="0" w:space="0" w:color="auto"/>
                                <w:bottom w:val="none" w:sz="0" w:space="0" w:color="auto"/>
                                <w:right w:val="none" w:sz="0" w:space="0" w:color="auto"/>
                              </w:divBdr>
                            </w:div>
                          </w:divsChild>
                        </w:div>
                        <w:div w:id="1058672715">
                          <w:marLeft w:val="300"/>
                          <w:marRight w:val="300"/>
                          <w:marTop w:val="0"/>
                          <w:marBottom w:val="0"/>
                          <w:divBdr>
                            <w:top w:val="none" w:sz="0" w:space="0" w:color="auto"/>
                            <w:left w:val="none" w:sz="0" w:space="0" w:color="auto"/>
                            <w:bottom w:val="none" w:sz="0" w:space="0" w:color="auto"/>
                            <w:right w:val="none" w:sz="0" w:space="0" w:color="auto"/>
                          </w:divBdr>
                          <w:divsChild>
                            <w:div w:id="1363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70908">
          <w:marLeft w:val="0"/>
          <w:marRight w:val="0"/>
          <w:marTop w:val="0"/>
          <w:marBottom w:val="0"/>
          <w:divBdr>
            <w:top w:val="none" w:sz="0" w:space="0" w:color="auto"/>
            <w:left w:val="none" w:sz="0" w:space="0" w:color="auto"/>
            <w:bottom w:val="none" w:sz="0" w:space="0" w:color="auto"/>
            <w:right w:val="none" w:sz="0" w:space="0" w:color="auto"/>
          </w:divBdr>
          <w:divsChild>
            <w:div w:id="825391776">
              <w:marLeft w:val="0"/>
              <w:marRight w:val="0"/>
              <w:marTop w:val="0"/>
              <w:marBottom w:val="0"/>
              <w:divBdr>
                <w:top w:val="none" w:sz="0" w:space="0" w:color="auto"/>
                <w:left w:val="none" w:sz="0" w:space="0" w:color="auto"/>
                <w:bottom w:val="none" w:sz="0" w:space="0" w:color="auto"/>
                <w:right w:val="none" w:sz="0" w:space="0" w:color="auto"/>
              </w:divBdr>
              <w:divsChild>
                <w:div w:id="1773744183">
                  <w:marLeft w:val="300"/>
                  <w:marRight w:val="300"/>
                  <w:marTop w:val="0"/>
                  <w:marBottom w:val="0"/>
                  <w:divBdr>
                    <w:top w:val="none" w:sz="0" w:space="0" w:color="auto"/>
                    <w:left w:val="none" w:sz="0" w:space="0" w:color="auto"/>
                    <w:bottom w:val="none" w:sz="0" w:space="0" w:color="auto"/>
                    <w:right w:val="none" w:sz="0" w:space="0" w:color="auto"/>
                  </w:divBdr>
                  <w:divsChild>
                    <w:div w:id="18987931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049115298">
          <w:marLeft w:val="0"/>
          <w:marRight w:val="0"/>
          <w:marTop w:val="0"/>
          <w:marBottom w:val="0"/>
          <w:divBdr>
            <w:top w:val="none" w:sz="0" w:space="0" w:color="auto"/>
            <w:left w:val="none" w:sz="0" w:space="0" w:color="auto"/>
            <w:bottom w:val="none" w:sz="0" w:space="0" w:color="auto"/>
            <w:right w:val="none" w:sz="0" w:space="0" w:color="auto"/>
          </w:divBdr>
          <w:divsChild>
            <w:div w:id="1161308765">
              <w:marLeft w:val="0"/>
              <w:marRight w:val="0"/>
              <w:marTop w:val="0"/>
              <w:marBottom w:val="0"/>
              <w:divBdr>
                <w:top w:val="none" w:sz="0" w:space="0" w:color="auto"/>
                <w:left w:val="none" w:sz="0" w:space="0" w:color="auto"/>
                <w:bottom w:val="none" w:sz="0" w:space="0" w:color="auto"/>
                <w:right w:val="none" w:sz="0" w:space="0" w:color="auto"/>
              </w:divBdr>
              <w:divsChild>
                <w:div w:id="465658488">
                  <w:marLeft w:val="0"/>
                  <w:marRight w:val="0"/>
                  <w:marTop w:val="0"/>
                  <w:marBottom w:val="0"/>
                  <w:divBdr>
                    <w:top w:val="none" w:sz="0" w:space="0" w:color="auto"/>
                    <w:left w:val="none" w:sz="0" w:space="0" w:color="auto"/>
                    <w:bottom w:val="none" w:sz="0" w:space="0" w:color="auto"/>
                    <w:right w:val="none" w:sz="0" w:space="0" w:color="auto"/>
                  </w:divBdr>
                  <w:divsChild>
                    <w:div w:id="1034958872">
                      <w:marLeft w:val="300"/>
                      <w:marRight w:val="300"/>
                      <w:marTop w:val="0"/>
                      <w:marBottom w:val="0"/>
                      <w:divBdr>
                        <w:top w:val="none" w:sz="0" w:space="0" w:color="auto"/>
                        <w:left w:val="none" w:sz="0" w:space="0" w:color="auto"/>
                        <w:bottom w:val="none" w:sz="0" w:space="0" w:color="auto"/>
                        <w:right w:val="none" w:sz="0" w:space="0" w:color="auto"/>
                      </w:divBdr>
                      <w:divsChild>
                        <w:div w:id="189485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209488">
          <w:marLeft w:val="0"/>
          <w:marRight w:val="0"/>
          <w:marTop w:val="0"/>
          <w:marBottom w:val="0"/>
          <w:divBdr>
            <w:top w:val="none" w:sz="0" w:space="0" w:color="auto"/>
            <w:left w:val="none" w:sz="0" w:space="0" w:color="auto"/>
            <w:bottom w:val="none" w:sz="0" w:space="0" w:color="auto"/>
            <w:right w:val="none" w:sz="0" w:space="0" w:color="auto"/>
          </w:divBdr>
          <w:divsChild>
            <w:div w:id="2018264618">
              <w:marLeft w:val="0"/>
              <w:marRight w:val="0"/>
              <w:marTop w:val="0"/>
              <w:marBottom w:val="0"/>
              <w:divBdr>
                <w:top w:val="none" w:sz="0" w:space="0" w:color="auto"/>
                <w:left w:val="none" w:sz="0" w:space="0" w:color="auto"/>
                <w:bottom w:val="none" w:sz="0" w:space="0" w:color="auto"/>
                <w:right w:val="none" w:sz="0" w:space="0" w:color="auto"/>
              </w:divBdr>
              <w:divsChild>
                <w:div w:id="898249264">
                  <w:marLeft w:val="0"/>
                  <w:marRight w:val="0"/>
                  <w:marTop w:val="0"/>
                  <w:marBottom w:val="0"/>
                  <w:divBdr>
                    <w:top w:val="none" w:sz="0" w:space="0" w:color="auto"/>
                    <w:left w:val="none" w:sz="0" w:space="0" w:color="auto"/>
                    <w:bottom w:val="none" w:sz="0" w:space="0" w:color="auto"/>
                    <w:right w:val="none" w:sz="0" w:space="0" w:color="auto"/>
                  </w:divBdr>
                  <w:divsChild>
                    <w:div w:id="2058233266">
                      <w:marLeft w:val="300"/>
                      <w:marRight w:val="300"/>
                      <w:marTop w:val="0"/>
                      <w:marBottom w:val="0"/>
                      <w:divBdr>
                        <w:top w:val="none" w:sz="0" w:space="0" w:color="auto"/>
                        <w:left w:val="none" w:sz="0" w:space="0" w:color="auto"/>
                        <w:bottom w:val="none" w:sz="0" w:space="0" w:color="auto"/>
                        <w:right w:val="none" w:sz="0" w:space="0" w:color="auto"/>
                      </w:divBdr>
                      <w:divsChild>
                        <w:div w:id="181827686">
                          <w:marLeft w:val="-345"/>
                          <w:marRight w:val="0"/>
                          <w:marTop w:val="0"/>
                          <w:marBottom w:val="0"/>
                          <w:divBdr>
                            <w:top w:val="none" w:sz="0" w:space="3" w:color="auto"/>
                            <w:left w:val="single" w:sz="18" w:space="15" w:color="000000"/>
                            <w:bottom w:val="none" w:sz="0" w:space="2" w:color="auto"/>
                            <w:right w:val="none" w:sz="0" w:space="0" w:color="auto"/>
                          </w:divBdr>
                          <w:divsChild>
                            <w:div w:id="7394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135575">
          <w:marLeft w:val="0"/>
          <w:marRight w:val="0"/>
          <w:marTop w:val="0"/>
          <w:marBottom w:val="0"/>
          <w:divBdr>
            <w:top w:val="none" w:sz="0" w:space="0" w:color="auto"/>
            <w:left w:val="none" w:sz="0" w:space="0" w:color="auto"/>
            <w:bottom w:val="none" w:sz="0" w:space="0" w:color="auto"/>
            <w:right w:val="none" w:sz="0" w:space="0" w:color="auto"/>
          </w:divBdr>
          <w:divsChild>
            <w:div w:id="801314349">
              <w:marLeft w:val="0"/>
              <w:marRight w:val="0"/>
              <w:marTop w:val="0"/>
              <w:marBottom w:val="0"/>
              <w:divBdr>
                <w:top w:val="none" w:sz="0" w:space="0" w:color="auto"/>
                <w:left w:val="none" w:sz="0" w:space="0" w:color="auto"/>
                <w:bottom w:val="none" w:sz="0" w:space="0" w:color="auto"/>
                <w:right w:val="none" w:sz="0" w:space="0" w:color="auto"/>
              </w:divBdr>
              <w:divsChild>
                <w:div w:id="1278877753">
                  <w:marLeft w:val="0"/>
                  <w:marRight w:val="0"/>
                  <w:marTop w:val="0"/>
                  <w:marBottom w:val="0"/>
                  <w:divBdr>
                    <w:top w:val="none" w:sz="0" w:space="0" w:color="auto"/>
                    <w:left w:val="none" w:sz="0" w:space="0" w:color="auto"/>
                    <w:bottom w:val="none" w:sz="0" w:space="0" w:color="auto"/>
                    <w:right w:val="none" w:sz="0" w:space="0" w:color="auto"/>
                  </w:divBdr>
                  <w:divsChild>
                    <w:div w:id="1156336317">
                      <w:marLeft w:val="300"/>
                      <w:marRight w:val="300"/>
                      <w:marTop w:val="0"/>
                      <w:marBottom w:val="0"/>
                      <w:divBdr>
                        <w:top w:val="none" w:sz="0" w:space="0" w:color="auto"/>
                        <w:left w:val="none" w:sz="0" w:space="0" w:color="auto"/>
                        <w:bottom w:val="none" w:sz="0" w:space="0" w:color="auto"/>
                        <w:right w:val="none" w:sz="0" w:space="0" w:color="auto"/>
                      </w:divBdr>
                      <w:divsChild>
                        <w:div w:id="177177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372270">
          <w:marLeft w:val="0"/>
          <w:marRight w:val="0"/>
          <w:marTop w:val="0"/>
          <w:marBottom w:val="0"/>
          <w:divBdr>
            <w:top w:val="none" w:sz="0" w:space="0" w:color="auto"/>
            <w:left w:val="none" w:sz="0" w:space="0" w:color="auto"/>
            <w:bottom w:val="none" w:sz="0" w:space="0" w:color="auto"/>
            <w:right w:val="none" w:sz="0" w:space="0" w:color="auto"/>
          </w:divBdr>
          <w:divsChild>
            <w:div w:id="941375905">
              <w:marLeft w:val="0"/>
              <w:marRight w:val="0"/>
              <w:marTop w:val="0"/>
              <w:marBottom w:val="0"/>
              <w:divBdr>
                <w:top w:val="none" w:sz="0" w:space="0" w:color="auto"/>
                <w:left w:val="none" w:sz="0" w:space="0" w:color="auto"/>
                <w:bottom w:val="none" w:sz="0" w:space="0" w:color="auto"/>
                <w:right w:val="none" w:sz="0" w:space="0" w:color="auto"/>
              </w:divBdr>
              <w:divsChild>
                <w:div w:id="174155761">
                  <w:marLeft w:val="0"/>
                  <w:marRight w:val="0"/>
                  <w:marTop w:val="0"/>
                  <w:marBottom w:val="0"/>
                  <w:divBdr>
                    <w:top w:val="none" w:sz="0" w:space="0" w:color="auto"/>
                    <w:left w:val="none" w:sz="0" w:space="0" w:color="auto"/>
                    <w:bottom w:val="none" w:sz="0" w:space="0" w:color="auto"/>
                    <w:right w:val="none" w:sz="0" w:space="0" w:color="auto"/>
                  </w:divBdr>
                  <w:divsChild>
                    <w:div w:id="2069330109">
                      <w:marLeft w:val="300"/>
                      <w:marRight w:val="300"/>
                      <w:marTop w:val="0"/>
                      <w:marBottom w:val="0"/>
                      <w:divBdr>
                        <w:top w:val="none" w:sz="0" w:space="0" w:color="auto"/>
                        <w:left w:val="none" w:sz="0" w:space="0" w:color="auto"/>
                        <w:bottom w:val="none" w:sz="0" w:space="0" w:color="auto"/>
                        <w:right w:val="none" w:sz="0" w:space="0" w:color="auto"/>
                      </w:divBdr>
                      <w:divsChild>
                        <w:div w:id="27067148">
                          <w:marLeft w:val="-345"/>
                          <w:marRight w:val="0"/>
                          <w:marTop w:val="0"/>
                          <w:marBottom w:val="0"/>
                          <w:divBdr>
                            <w:top w:val="none" w:sz="0" w:space="3" w:color="auto"/>
                            <w:left w:val="single" w:sz="18" w:space="15" w:color="000000"/>
                            <w:bottom w:val="none" w:sz="0" w:space="2" w:color="auto"/>
                            <w:right w:val="none" w:sz="0" w:space="0" w:color="auto"/>
                          </w:divBdr>
                          <w:divsChild>
                            <w:div w:id="2093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349650">
          <w:marLeft w:val="0"/>
          <w:marRight w:val="0"/>
          <w:marTop w:val="0"/>
          <w:marBottom w:val="0"/>
          <w:divBdr>
            <w:top w:val="none" w:sz="0" w:space="0" w:color="auto"/>
            <w:left w:val="none" w:sz="0" w:space="0" w:color="auto"/>
            <w:bottom w:val="none" w:sz="0" w:space="0" w:color="auto"/>
            <w:right w:val="none" w:sz="0" w:space="0" w:color="auto"/>
          </w:divBdr>
          <w:divsChild>
            <w:div w:id="899899964">
              <w:marLeft w:val="0"/>
              <w:marRight w:val="0"/>
              <w:marTop w:val="0"/>
              <w:marBottom w:val="0"/>
              <w:divBdr>
                <w:top w:val="none" w:sz="0" w:space="0" w:color="auto"/>
                <w:left w:val="none" w:sz="0" w:space="0" w:color="auto"/>
                <w:bottom w:val="none" w:sz="0" w:space="0" w:color="auto"/>
                <w:right w:val="none" w:sz="0" w:space="0" w:color="auto"/>
              </w:divBdr>
              <w:divsChild>
                <w:div w:id="547451413">
                  <w:marLeft w:val="0"/>
                  <w:marRight w:val="0"/>
                  <w:marTop w:val="0"/>
                  <w:marBottom w:val="0"/>
                  <w:divBdr>
                    <w:top w:val="none" w:sz="0" w:space="0" w:color="auto"/>
                    <w:left w:val="none" w:sz="0" w:space="0" w:color="auto"/>
                    <w:bottom w:val="none" w:sz="0" w:space="0" w:color="auto"/>
                    <w:right w:val="none" w:sz="0" w:space="0" w:color="auto"/>
                  </w:divBdr>
                  <w:divsChild>
                    <w:div w:id="795215690">
                      <w:marLeft w:val="300"/>
                      <w:marRight w:val="300"/>
                      <w:marTop w:val="0"/>
                      <w:marBottom w:val="0"/>
                      <w:divBdr>
                        <w:top w:val="none" w:sz="0" w:space="0" w:color="auto"/>
                        <w:left w:val="none" w:sz="0" w:space="0" w:color="auto"/>
                        <w:bottom w:val="none" w:sz="0" w:space="0" w:color="auto"/>
                        <w:right w:val="none" w:sz="0" w:space="0" w:color="auto"/>
                      </w:divBdr>
                      <w:divsChild>
                        <w:div w:id="93351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568731">
          <w:marLeft w:val="0"/>
          <w:marRight w:val="0"/>
          <w:marTop w:val="0"/>
          <w:marBottom w:val="0"/>
          <w:divBdr>
            <w:top w:val="none" w:sz="0" w:space="0" w:color="auto"/>
            <w:left w:val="none" w:sz="0" w:space="0" w:color="auto"/>
            <w:bottom w:val="none" w:sz="0" w:space="0" w:color="auto"/>
            <w:right w:val="none" w:sz="0" w:space="0" w:color="auto"/>
          </w:divBdr>
          <w:divsChild>
            <w:div w:id="1790467283">
              <w:marLeft w:val="0"/>
              <w:marRight w:val="0"/>
              <w:marTop w:val="0"/>
              <w:marBottom w:val="0"/>
              <w:divBdr>
                <w:top w:val="none" w:sz="0" w:space="0" w:color="auto"/>
                <w:left w:val="none" w:sz="0" w:space="0" w:color="auto"/>
                <w:bottom w:val="none" w:sz="0" w:space="0" w:color="auto"/>
                <w:right w:val="none" w:sz="0" w:space="0" w:color="auto"/>
              </w:divBdr>
              <w:divsChild>
                <w:div w:id="519971378">
                  <w:marLeft w:val="0"/>
                  <w:marRight w:val="0"/>
                  <w:marTop w:val="0"/>
                  <w:marBottom w:val="0"/>
                  <w:divBdr>
                    <w:top w:val="none" w:sz="0" w:space="0" w:color="auto"/>
                    <w:left w:val="none" w:sz="0" w:space="0" w:color="auto"/>
                    <w:bottom w:val="none" w:sz="0" w:space="0" w:color="auto"/>
                    <w:right w:val="none" w:sz="0" w:space="0" w:color="auto"/>
                  </w:divBdr>
                  <w:divsChild>
                    <w:div w:id="82799030">
                      <w:marLeft w:val="0"/>
                      <w:marRight w:val="0"/>
                      <w:marTop w:val="0"/>
                      <w:marBottom w:val="0"/>
                      <w:divBdr>
                        <w:top w:val="none" w:sz="0" w:space="0" w:color="auto"/>
                        <w:left w:val="none" w:sz="0" w:space="0" w:color="auto"/>
                        <w:bottom w:val="none" w:sz="0" w:space="0" w:color="auto"/>
                        <w:right w:val="none" w:sz="0" w:space="0" w:color="auto"/>
                      </w:divBdr>
                      <w:divsChild>
                        <w:div w:id="1088499823">
                          <w:marLeft w:val="300"/>
                          <w:marRight w:val="300"/>
                          <w:marTop w:val="0"/>
                          <w:marBottom w:val="0"/>
                          <w:divBdr>
                            <w:top w:val="none" w:sz="0" w:space="0" w:color="auto"/>
                            <w:left w:val="none" w:sz="0" w:space="0" w:color="auto"/>
                            <w:bottom w:val="none" w:sz="0" w:space="0" w:color="auto"/>
                            <w:right w:val="none" w:sz="0" w:space="0" w:color="auto"/>
                          </w:divBdr>
                          <w:divsChild>
                            <w:div w:id="140852580">
                              <w:marLeft w:val="0"/>
                              <w:marRight w:val="0"/>
                              <w:marTop w:val="0"/>
                              <w:marBottom w:val="0"/>
                              <w:divBdr>
                                <w:top w:val="none" w:sz="0" w:space="0" w:color="auto"/>
                                <w:left w:val="none" w:sz="0" w:space="0" w:color="auto"/>
                                <w:bottom w:val="none" w:sz="0" w:space="0" w:color="auto"/>
                                <w:right w:val="none" w:sz="0" w:space="0" w:color="auto"/>
                              </w:divBdr>
                              <w:divsChild>
                                <w:div w:id="705759843">
                                  <w:marLeft w:val="0"/>
                                  <w:marRight w:val="0"/>
                                  <w:marTop w:val="0"/>
                                  <w:marBottom w:val="0"/>
                                  <w:divBdr>
                                    <w:top w:val="none" w:sz="0" w:space="0" w:color="auto"/>
                                    <w:left w:val="none" w:sz="0" w:space="0" w:color="auto"/>
                                    <w:bottom w:val="none" w:sz="0" w:space="0" w:color="auto"/>
                                    <w:right w:val="none" w:sz="0" w:space="0" w:color="auto"/>
                                  </w:divBdr>
                                </w:div>
                              </w:divsChild>
                            </w:div>
                            <w:div w:id="858129677">
                              <w:marLeft w:val="0"/>
                              <w:marRight w:val="0"/>
                              <w:marTop w:val="0"/>
                              <w:marBottom w:val="0"/>
                              <w:divBdr>
                                <w:top w:val="none" w:sz="0" w:space="0" w:color="auto"/>
                                <w:left w:val="none" w:sz="0" w:space="0" w:color="auto"/>
                                <w:bottom w:val="none" w:sz="0" w:space="0" w:color="auto"/>
                                <w:right w:val="none" w:sz="0" w:space="0" w:color="auto"/>
                              </w:divBdr>
                            </w:div>
                          </w:divsChild>
                        </w:div>
                        <w:div w:id="1144197064">
                          <w:marLeft w:val="300"/>
                          <w:marRight w:val="300"/>
                          <w:marTop w:val="0"/>
                          <w:marBottom w:val="0"/>
                          <w:divBdr>
                            <w:top w:val="none" w:sz="0" w:space="0" w:color="auto"/>
                            <w:left w:val="none" w:sz="0" w:space="0" w:color="auto"/>
                            <w:bottom w:val="none" w:sz="0" w:space="0" w:color="auto"/>
                            <w:right w:val="none" w:sz="0" w:space="0" w:color="auto"/>
                          </w:divBdr>
                          <w:divsChild>
                            <w:div w:id="7266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868227">
          <w:marLeft w:val="0"/>
          <w:marRight w:val="0"/>
          <w:marTop w:val="0"/>
          <w:marBottom w:val="0"/>
          <w:divBdr>
            <w:top w:val="none" w:sz="0" w:space="0" w:color="auto"/>
            <w:left w:val="none" w:sz="0" w:space="0" w:color="auto"/>
            <w:bottom w:val="none" w:sz="0" w:space="0" w:color="auto"/>
            <w:right w:val="none" w:sz="0" w:space="0" w:color="auto"/>
          </w:divBdr>
          <w:divsChild>
            <w:div w:id="1788743031">
              <w:marLeft w:val="0"/>
              <w:marRight w:val="0"/>
              <w:marTop w:val="0"/>
              <w:marBottom w:val="0"/>
              <w:divBdr>
                <w:top w:val="none" w:sz="0" w:space="0" w:color="auto"/>
                <w:left w:val="none" w:sz="0" w:space="0" w:color="auto"/>
                <w:bottom w:val="none" w:sz="0" w:space="0" w:color="auto"/>
                <w:right w:val="none" w:sz="0" w:space="0" w:color="auto"/>
              </w:divBdr>
              <w:divsChild>
                <w:div w:id="856193105">
                  <w:marLeft w:val="300"/>
                  <w:marRight w:val="300"/>
                  <w:marTop w:val="0"/>
                  <w:marBottom w:val="0"/>
                  <w:divBdr>
                    <w:top w:val="none" w:sz="0" w:space="0" w:color="auto"/>
                    <w:left w:val="none" w:sz="0" w:space="0" w:color="auto"/>
                    <w:bottom w:val="none" w:sz="0" w:space="0" w:color="auto"/>
                    <w:right w:val="none" w:sz="0" w:space="0" w:color="auto"/>
                  </w:divBdr>
                  <w:divsChild>
                    <w:div w:id="30967562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247035546">
          <w:marLeft w:val="0"/>
          <w:marRight w:val="0"/>
          <w:marTop w:val="0"/>
          <w:marBottom w:val="0"/>
          <w:divBdr>
            <w:top w:val="none" w:sz="0" w:space="0" w:color="auto"/>
            <w:left w:val="none" w:sz="0" w:space="0" w:color="auto"/>
            <w:bottom w:val="none" w:sz="0" w:space="0" w:color="auto"/>
            <w:right w:val="none" w:sz="0" w:space="0" w:color="auto"/>
          </w:divBdr>
          <w:divsChild>
            <w:div w:id="1689135714">
              <w:marLeft w:val="0"/>
              <w:marRight w:val="0"/>
              <w:marTop w:val="0"/>
              <w:marBottom w:val="0"/>
              <w:divBdr>
                <w:top w:val="none" w:sz="0" w:space="0" w:color="auto"/>
                <w:left w:val="none" w:sz="0" w:space="0" w:color="auto"/>
                <w:bottom w:val="none" w:sz="0" w:space="0" w:color="auto"/>
                <w:right w:val="none" w:sz="0" w:space="0" w:color="auto"/>
              </w:divBdr>
              <w:divsChild>
                <w:div w:id="703823470">
                  <w:marLeft w:val="0"/>
                  <w:marRight w:val="0"/>
                  <w:marTop w:val="0"/>
                  <w:marBottom w:val="0"/>
                  <w:divBdr>
                    <w:top w:val="none" w:sz="0" w:space="0" w:color="auto"/>
                    <w:left w:val="none" w:sz="0" w:space="0" w:color="auto"/>
                    <w:bottom w:val="none" w:sz="0" w:space="0" w:color="auto"/>
                    <w:right w:val="none" w:sz="0" w:space="0" w:color="auto"/>
                  </w:divBdr>
                  <w:divsChild>
                    <w:div w:id="509680823">
                      <w:marLeft w:val="300"/>
                      <w:marRight w:val="300"/>
                      <w:marTop w:val="0"/>
                      <w:marBottom w:val="0"/>
                      <w:divBdr>
                        <w:top w:val="none" w:sz="0" w:space="0" w:color="auto"/>
                        <w:left w:val="none" w:sz="0" w:space="0" w:color="auto"/>
                        <w:bottom w:val="none" w:sz="0" w:space="0" w:color="auto"/>
                        <w:right w:val="none" w:sz="0" w:space="0" w:color="auto"/>
                      </w:divBdr>
                      <w:divsChild>
                        <w:div w:id="11921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408932">
          <w:marLeft w:val="0"/>
          <w:marRight w:val="0"/>
          <w:marTop w:val="0"/>
          <w:marBottom w:val="0"/>
          <w:divBdr>
            <w:top w:val="none" w:sz="0" w:space="0" w:color="auto"/>
            <w:left w:val="none" w:sz="0" w:space="0" w:color="auto"/>
            <w:bottom w:val="none" w:sz="0" w:space="0" w:color="auto"/>
            <w:right w:val="none" w:sz="0" w:space="0" w:color="auto"/>
          </w:divBdr>
          <w:divsChild>
            <w:div w:id="811605700">
              <w:marLeft w:val="0"/>
              <w:marRight w:val="0"/>
              <w:marTop w:val="0"/>
              <w:marBottom w:val="0"/>
              <w:divBdr>
                <w:top w:val="none" w:sz="0" w:space="0" w:color="auto"/>
                <w:left w:val="none" w:sz="0" w:space="0" w:color="auto"/>
                <w:bottom w:val="none" w:sz="0" w:space="0" w:color="auto"/>
                <w:right w:val="none" w:sz="0" w:space="0" w:color="auto"/>
              </w:divBdr>
              <w:divsChild>
                <w:div w:id="1126849096">
                  <w:marLeft w:val="0"/>
                  <w:marRight w:val="0"/>
                  <w:marTop w:val="0"/>
                  <w:marBottom w:val="0"/>
                  <w:divBdr>
                    <w:top w:val="none" w:sz="0" w:space="0" w:color="auto"/>
                    <w:left w:val="none" w:sz="0" w:space="0" w:color="auto"/>
                    <w:bottom w:val="none" w:sz="0" w:space="0" w:color="auto"/>
                    <w:right w:val="none" w:sz="0" w:space="0" w:color="auto"/>
                  </w:divBdr>
                  <w:divsChild>
                    <w:div w:id="1157646376">
                      <w:marLeft w:val="300"/>
                      <w:marRight w:val="300"/>
                      <w:marTop w:val="0"/>
                      <w:marBottom w:val="0"/>
                      <w:divBdr>
                        <w:top w:val="none" w:sz="0" w:space="0" w:color="auto"/>
                        <w:left w:val="none" w:sz="0" w:space="0" w:color="auto"/>
                        <w:bottom w:val="none" w:sz="0" w:space="0" w:color="auto"/>
                        <w:right w:val="none" w:sz="0" w:space="0" w:color="auto"/>
                      </w:divBdr>
                      <w:divsChild>
                        <w:div w:id="4786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4692">
          <w:marLeft w:val="0"/>
          <w:marRight w:val="0"/>
          <w:marTop w:val="0"/>
          <w:marBottom w:val="0"/>
          <w:divBdr>
            <w:top w:val="none" w:sz="0" w:space="0" w:color="auto"/>
            <w:left w:val="none" w:sz="0" w:space="0" w:color="auto"/>
            <w:bottom w:val="none" w:sz="0" w:space="0" w:color="auto"/>
            <w:right w:val="none" w:sz="0" w:space="0" w:color="auto"/>
          </w:divBdr>
          <w:divsChild>
            <w:div w:id="1475951166">
              <w:marLeft w:val="0"/>
              <w:marRight w:val="0"/>
              <w:marTop w:val="0"/>
              <w:marBottom w:val="0"/>
              <w:divBdr>
                <w:top w:val="none" w:sz="0" w:space="0" w:color="auto"/>
                <w:left w:val="none" w:sz="0" w:space="0" w:color="auto"/>
                <w:bottom w:val="none" w:sz="0" w:space="0" w:color="auto"/>
                <w:right w:val="none" w:sz="0" w:space="0" w:color="auto"/>
              </w:divBdr>
              <w:divsChild>
                <w:div w:id="1158232080">
                  <w:marLeft w:val="0"/>
                  <w:marRight w:val="0"/>
                  <w:marTop w:val="0"/>
                  <w:marBottom w:val="0"/>
                  <w:divBdr>
                    <w:top w:val="none" w:sz="0" w:space="0" w:color="auto"/>
                    <w:left w:val="none" w:sz="0" w:space="0" w:color="auto"/>
                    <w:bottom w:val="none" w:sz="0" w:space="0" w:color="auto"/>
                    <w:right w:val="none" w:sz="0" w:space="0" w:color="auto"/>
                  </w:divBdr>
                  <w:divsChild>
                    <w:div w:id="1644389905">
                      <w:marLeft w:val="300"/>
                      <w:marRight w:val="300"/>
                      <w:marTop w:val="0"/>
                      <w:marBottom w:val="0"/>
                      <w:divBdr>
                        <w:top w:val="none" w:sz="0" w:space="0" w:color="auto"/>
                        <w:left w:val="none" w:sz="0" w:space="0" w:color="auto"/>
                        <w:bottom w:val="none" w:sz="0" w:space="0" w:color="auto"/>
                        <w:right w:val="none" w:sz="0" w:space="0" w:color="auto"/>
                      </w:divBdr>
                      <w:divsChild>
                        <w:div w:id="300234431">
                          <w:marLeft w:val="-345"/>
                          <w:marRight w:val="0"/>
                          <w:marTop w:val="0"/>
                          <w:marBottom w:val="0"/>
                          <w:divBdr>
                            <w:top w:val="none" w:sz="0" w:space="3" w:color="auto"/>
                            <w:left w:val="single" w:sz="18" w:space="15" w:color="000000"/>
                            <w:bottom w:val="none" w:sz="0" w:space="2" w:color="auto"/>
                            <w:right w:val="none" w:sz="0" w:space="0" w:color="auto"/>
                          </w:divBdr>
                          <w:divsChild>
                            <w:div w:id="18624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862666">
          <w:marLeft w:val="0"/>
          <w:marRight w:val="0"/>
          <w:marTop w:val="0"/>
          <w:marBottom w:val="0"/>
          <w:divBdr>
            <w:top w:val="none" w:sz="0" w:space="0" w:color="auto"/>
            <w:left w:val="none" w:sz="0" w:space="0" w:color="auto"/>
            <w:bottom w:val="none" w:sz="0" w:space="0" w:color="auto"/>
            <w:right w:val="none" w:sz="0" w:space="0" w:color="auto"/>
          </w:divBdr>
          <w:divsChild>
            <w:div w:id="849373635">
              <w:marLeft w:val="0"/>
              <w:marRight w:val="0"/>
              <w:marTop w:val="0"/>
              <w:marBottom w:val="0"/>
              <w:divBdr>
                <w:top w:val="none" w:sz="0" w:space="0" w:color="auto"/>
                <w:left w:val="none" w:sz="0" w:space="0" w:color="auto"/>
                <w:bottom w:val="none" w:sz="0" w:space="0" w:color="auto"/>
                <w:right w:val="none" w:sz="0" w:space="0" w:color="auto"/>
              </w:divBdr>
              <w:divsChild>
                <w:div w:id="1462114660">
                  <w:marLeft w:val="0"/>
                  <w:marRight w:val="0"/>
                  <w:marTop w:val="0"/>
                  <w:marBottom w:val="0"/>
                  <w:divBdr>
                    <w:top w:val="none" w:sz="0" w:space="0" w:color="auto"/>
                    <w:left w:val="none" w:sz="0" w:space="0" w:color="auto"/>
                    <w:bottom w:val="none" w:sz="0" w:space="0" w:color="auto"/>
                    <w:right w:val="none" w:sz="0" w:space="0" w:color="auto"/>
                  </w:divBdr>
                  <w:divsChild>
                    <w:div w:id="1604413446">
                      <w:marLeft w:val="300"/>
                      <w:marRight w:val="300"/>
                      <w:marTop w:val="0"/>
                      <w:marBottom w:val="0"/>
                      <w:divBdr>
                        <w:top w:val="none" w:sz="0" w:space="0" w:color="auto"/>
                        <w:left w:val="none" w:sz="0" w:space="0" w:color="auto"/>
                        <w:bottom w:val="none" w:sz="0" w:space="0" w:color="auto"/>
                        <w:right w:val="none" w:sz="0" w:space="0" w:color="auto"/>
                      </w:divBdr>
                      <w:divsChild>
                        <w:div w:id="2015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40194">
          <w:marLeft w:val="0"/>
          <w:marRight w:val="0"/>
          <w:marTop w:val="0"/>
          <w:marBottom w:val="0"/>
          <w:divBdr>
            <w:top w:val="none" w:sz="0" w:space="0" w:color="auto"/>
            <w:left w:val="none" w:sz="0" w:space="0" w:color="auto"/>
            <w:bottom w:val="none" w:sz="0" w:space="0" w:color="auto"/>
            <w:right w:val="none" w:sz="0" w:space="0" w:color="auto"/>
          </w:divBdr>
          <w:divsChild>
            <w:div w:id="129518583">
              <w:marLeft w:val="0"/>
              <w:marRight w:val="0"/>
              <w:marTop w:val="0"/>
              <w:marBottom w:val="0"/>
              <w:divBdr>
                <w:top w:val="none" w:sz="0" w:space="0" w:color="auto"/>
                <w:left w:val="none" w:sz="0" w:space="0" w:color="auto"/>
                <w:bottom w:val="none" w:sz="0" w:space="0" w:color="auto"/>
                <w:right w:val="none" w:sz="0" w:space="0" w:color="auto"/>
              </w:divBdr>
              <w:divsChild>
                <w:div w:id="2066828951">
                  <w:marLeft w:val="0"/>
                  <w:marRight w:val="0"/>
                  <w:marTop w:val="0"/>
                  <w:marBottom w:val="0"/>
                  <w:divBdr>
                    <w:top w:val="none" w:sz="0" w:space="0" w:color="auto"/>
                    <w:left w:val="none" w:sz="0" w:space="0" w:color="auto"/>
                    <w:bottom w:val="none" w:sz="0" w:space="0" w:color="auto"/>
                    <w:right w:val="none" w:sz="0" w:space="0" w:color="auto"/>
                  </w:divBdr>
                  <w:divsChild>
                    <w:div w:id="325745132">
                      <w:marLeft w:val="300"/>
                      <w:marRight w:val="300"/>
                      <w:marTop w:val="0"/>
                      <w:marBottom w:val="0"/>
                      <w:divBdr>
                        <w:top w:val="none" w:sz="0" w:space="0" w:color="auto"/>
                        <w:left w:val="none" w:sz="0" w:space="0" w:color="auto"/>
                        <w:bottom w:val="none" w:sz="0" w:space="0" w:color="auto"/>
                        <w:right w:val="none" w:sz="0" w:space="0" w:color="auto"/>
                      </w:divBdr>
                      <w:divsChild>
                        <w:div w:id="680088769">
                          <w:marLeft w:val="-345"/>
                          <w:marRight w:val="0"/>
                          <w:marTop w:val="0"/>
                          <w:marBottom w:val="0"/>
                          <w:divBdr>
                            <w:top w:val="none" w:sz="0" w:space="3" w:color="auto"/>
                            <w:left w:val="single" w:sz="18" w:space="15" w:color="000000"/>
                            <w:bottom w:val="none" w:sz="0" w:space="2" w:color="auto"/>
                            <w:right w:val="none" w:sz="0" w:space="0" w:color="auto"/>
                          </w:divBdr>
                          <w:divsChild>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375125">
          <w:marLeft w:val="0"/>
          <w:marRight w:val="0"/>
          <w:marTop w:val="0"/>
          <w:marBottom w:val="0"/>
          <w:divBdr>
            <w:top w:val="none" w:sz="0" w:space="0" w:color="auto"/>
            <w:left w:val="none" w:sz="0" w:space="0" w:color="auto"/>
            <w:bottom w:val="none" w:sz="0" w:space="0" w:color="auto"/>
            <w:right w:val="none" w:sz="0" w:space="0" w:color="auto"/>
          </w:divBdr>
          <w:divsChild>
            <w:div w:id="1929120214">
              <w:marLeft w:val="0"/>
              <w:marRight w:val="0"/>
              <w:marTop w:val="0"/>
              <w:marBottom w:val="0"/>
              <w:divBdr>
                <w:top w:val="none" w:sz="0" w:space="0" w:color="auto"/>
                <w:left w:val="none" w:sz="0" w:space="0" w:color="auto"/>
                <w:bottom w:val="none" w:sz="0" w:space="0" w:color="auto"/>
                <w:right w:val="none" w:sz="0" w:space="0" w:color="auto"/>
              </w:divBdr>
              <w:divsChild>
                <w:div w:id="969362841">
                  <w:marLeft w:val="0"/>
                  <w:marRight w:val="0"/>
                  <w:marTop w:val="0"/>
                  <w:marBottom w:val="0"/>
                  <w:divBdr>
                    <w:top w:val="none" w:sz="0" w:space="0" w:color="auto"/>
                    <w:left w:val="none" w:sz="0" w:space="0" w:color="auto"/>
                    <w:bottom w:val="none" w:sz="0" w:space="0" w:color="auto"/>
                    <w:right w:val="none" w:sz="0" w:space="0" w:color="auto"/>
                  </w:divBdr>
                  <w:divsChild>
                    <w:div w:id="601033580">
                      <w:marLeft w:val="300"/>
                      <w:marRight w:val="300"/>
                      <w:marTop w:val="0"/>
                      <w:marBottom w:val="0"/>
                      <w:divBdr>
                        <w:top w:val="none" w:sz="0" w:space="0" w:color="auto"/>
                        <w:left w:val="none" w:sz="0" w:space="0" w:color="auto"/>
                        <w:bottom w:val="none" w:sz="0" w:space="0" w:color="auto"/>
                        <w:right w:val="none" w:sz="0" w:space="0" w:color="auto"/>
                      </w:divBdr>
                      <w:divsChild>
                        <w:div w:id="120540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164566">
          <w:marLeft w:val="0"/>
          <w:marRight w:val="0"/>
          <w:marTop w:val="0"/>
          <w:marBottom w:val="0"/>
          <w:divBdr>
            <w:top w:val="none" w:sz="0" w:space="0" w:color="auto"/>
            <w:left w:val="none" w:sz="0" w:space="0" w:color="auto"/>
            <w:bottom w:val="none" w:sz="0" w:space="0" w:color="auto"/>
            <w:right w:val="none" w:sz="0" w:space="0" w:color="auto"/>
          </w:divBdr>
          <w:divsChild>
            <w:div w:id="2122723145">
              <w:marLeft w:val="0"/>
              <w:marRight w:val="0"/>
              <w:marTop w:val="0"/>
              <w:marBottom w:val="0"/>
              <w:divBdr>
                <w:top w:val="none" w:sz="0" w:space="0" w:color="auto"/>
                <w:left w:val="none" w:sz="0" w:space="0" w:color="auto"/>
                <w:bottom w:val="none" w:sz="0" w:space="0" w:color="auto"/>
                <w:right w:val="none" w:sz="0" w:space="0" w:color="auto"/>
              </w:divBdr>
              <w:divsChild>
                <w:div w:id="828058750">
                  <w:marLeft w:val="0"/>
                  <w:marRight w:val="0"/>
                  <w:marTop w:val="0"/>
                  <w:marBottom w:val="0"/>
                  <w:divBdr>
                    <w:top w:val="none" w:sz="0" w:space="0" w:color="auto"/>
                    <w:left w:val="none" w:sz="0" w:space="0" w:color="auto"/>
                    <w:bottom w:val="none" w:sz="0" w:space="0" w:color="auto"/>
                    <w:right w:val="none" w:sz="0" w:space="0" w:color="auto"/>
                  </w:divBdr>
                  <w:divsChild>
                    <w:div w:id="613051481">
                      <w:marLeft w:val="300"/>
                      <w:marRight w:val="300"/>
                      <w:marTop w:val="0"/>
                      <w:marBottom w:val="0"/>
                      <w:divBdr>
                        <w:top w:val="none" w:sz="0" w:space="0" w:color="auto"/>
                        <w:left w:val="none" w:sz="0" w:space="0" w:color="auto"/>
                        <w:bottom w:val="none" w:sz="0" w:space="0" w:color="auto"/>
                        <w:right w:val="none" w:sz="0" w:space="0" w:color="auto"/>
                      </w:divBdr>
                      <w:divsChild>
                        <w:div w:id="76901494">
                          <w:marLeft w:val="-345"/>
                          <w:marRight w:val="0"/>
                          <w:marTop w:val="0"/>
                          <w:marBottom w:val="0"/>
                          <w:divBdr>
                            <w:top w:val="none" w:sz="0" w:space="3" w:color="auto"/>
                            <w:left w:val="single" w:sz="18" w:space="15" w:color="000000"/>
                            <w:bottom w:val="none" w:sz="0" w:space="2" w:color="auto"/>
                            <w:right w:val="none" w:sz="0" w:space="0" w:color="auto"/>
                          </w:divBdr>
                          <w:divsChild>
                            <w:div w:id="147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524929">
          <w:marLeft w:val="0"/>
          <w:marRight w:val="0"/>
          <w:marTop w:val="0"/>
          <w:marBottom w:val="0"/>
          <w:divBdr>
            <w:top w:val="none" w:sz="0" w:space="0" w:color="auto"/>
            <w:left w:val="none" w:sz="0" w:space="0" w:color="auto"/>
            <w:bottom w:val="none" w:sz="0" w:space="0" w:color="auto"/>
            <w:right w:val="none" w:sz="0" w:space="0" w:color="auto"/>
          </w:divBdr>
          <w:divsChild>
            <w:div w:id="1762490067">
              <w:marLeft w:val="0"/>
              <w:marRight w:val="0"/>
              <w:marTop w:val="0"/>
              <w:marBottom w:val="0"/>
              <w:divBdr>
                <w:top w:val="none" w:sz="0" w:space="0" w:color="auto"/>
                <w:left w:val="none" w:sz="0" w:space="0" w:color="auto"/>
                <w:bottom w:val="none" w:sz="0" w:space="0" w:color="auto"/>
                <w:right w:val="none" w:sz="0" w:space="0" w:color="auto"/>
              </w:divBdr>
              <w:divsChild>
                <w:div w:id="374234705">
                  <w:marLeft w:val="0"/>
                  <w:marRight w:val="0"/>
                  <w:marTop w:val="0"/>
                  <w:marBottom w:val="0"/>
                  <w:divBdr>
                    <w:top w:val="none" w:sz="0" w:space="0" w:color="auto"/>
                    <w:left w:val="none" w:sz="0" w:space="0" w:color="auto"/>
                    <w:bottom w:val="none" w:sz="0" w:space="0" w:color="auto"/>
                    <w:right w:val="none" w:sz="0" w:space="0" w:color="auto"/>
                  </w:divBdr>
                  <w:divsChild>
                    <w:div w:id="491027879">
                      <w:marLeft w:val="300"/>
                      <w:marRight w:val="300"/>
                      <w:marTop w:val="0"/>
                      <w:marBottom w:val="0"/>
                      <w:divBdr>
                        <w:top w:val="none" w:sz="0" w:space="0" w:color="auto"/>
                        <w:left w:val="none" w:sz="0" w:space="0" w:color="auto"/>
                        <w:bottom w:val="none" w:sz="0" w:space="0" w:color="auto"/>
                        <w:right w:val="none" w:sz="0" w:space="0" w:color="auto"/>
                      </w:divBdr>
                      <w:divsChild>
                        <w:div w:id="17971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921045">
          <w:marLeft w:val="0"/>
          <w:marRight w:val="0"/>
          <w:marTop w:val="0"/>
          <w:marBottom w:val="0"/>
          <w:divBdr>
            <w:top w:val="none" w:sz="0" w:space="0" w:color="auto"/>
            <w:left w:val="none" w:sz="0" w:space="0" w:color="auto"/>
            <w:bottom w:val="none" w:sz="0" w:space="0" w:color="auto"/>
            <w:right w:val="none" w:sz="0" w:space="0" w:color="auto"/>
          </w:divBdr>
          <w:divsChild>
            <w:div w:id="111874189">
              <w:marLeft w:val="0"/>
              <w:marRight w:val="0"/>
              <w:marTop w:val="0"/>
              <w:marBottom w:val="0"/>
              <w:divBdr>
                <w:top w:val="none" w:sz="0" w:space="0" w:color="auto"/>
                <w:left w:val="none" w:sz="0" w:space="0" w:color="auto"/>
                <w:bottom w:val="none" w:sz="0" w:space="0" w:color="auto"/>
                <w:right w:val="none" w:sz="0" w:space="0" w:color="auto"/>
              </w:divBdr>
              <w:divsChild>
                <w:div w:id="1673484237">
                  <w:marLeft w:val="0"/>
                  <w:marRight w:val="0"/>
                  <w:marTop w:val="0"/>
                  <w:marBottom w:val="0"/>
                  <w:divBdr>
                    <w:top w:val="none" w:sz="0" w:space="0" w:color="auto"/>
                    <w:left w:val="none" w:sz="0" w:space="0" w:color="auto"/>
                    <w:bottom w:val="none" w:sz="0" w:space="0" w:color="auto"/>
                    <w:right w:val="none" w:sz="0" w:space="0" w:color="auto"/>
                  </w:divBdr>
                  <w:divsChild>
                    <w:div w:id="1650092309">
                      <w:marLeft w:val="300"/>
                      <w:marRight w:val="300"/>
                      <w:marTop w:val="0"/>
                      <w:marBottom w:val="0"/>
                      <w:divBdr>
                        <w:top w:val="none" w:sz="0" w:space="0" w:color="auto"/>
                        <w:left w:val="none" w:sz="0" w:space="0" w:color="auto"/>
                        <w:bottom w:val="none" w:sz="0" w:space="0" w:color="auto"/>
                        <w:right w:val="none" w:sz="0" w:space="0" w:color="auto"/>
                      </w:divBdr>
                      <w:divsChild>
                        <w:div w:id="733821945">
                          <w:marLeft w:val="-345"/>
                          <w:marRight w:val="0"/>
                          <w:marTop w:val="0"/>
                          <w:marBottom w:val="0"/>
                          <w:divBdr>
                            <w:top w:val="none" w:sz="0" w:space="3" w:color="auto"/>
                            <w:left w:val="single" w:sz="18" w:space="15" w:color="000000"/>
                            <w:bottom w:val="none" w:sz="0" w:space="2" w:color="auto"/>
                            <w:right w:val="none" w:sz="0" w:space="0" w:color="auto"/>
                          </w:divBdr>
                          <w:divsChild>
                            <w:div w:id="12566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114871">
          <w:marLeft w:val="0"/>
          <w:marRight w:val="0"/>
          <w:marTop w:val="0"/>
          <w:marBottom w:val="0"/>
          <w:divBdr>
            <w:top w:val="none" w:sz="0" w:space="0" w:color="auto"/>
            <w:left w:val="none" w:sz="0" w:space="0" w:color="auto"/>
            <w:bottom w:val="none" w:sz="0" w:space="0" w:color="auto"/>
            <w:right w:val="none" w:sz="0" w:space="0" w:color="auto"/>
          </w:divBdr>
          <w:divsChild>
            <w:div w:id="561210079">
              <w:marLeft w:val="0"/>
              <w:marRight w:val="0"/>
              <w:marTop w:val="0"/>
              <w:marBottom w:val="0"/>
              <w:divBdr>
                <w:top w:val="none" w:sz="0" w:space="0" w:color="auto"/>
                <w:left w:val="none" w:sz="0" w:space="0" w:color="auto"/>
                <w:bottom w:val="none" w:sz="0" w:space="0" w:color="auto"/>
                <w:right w:val="none" w:sz="0" w:space="0" w:color="auto"/>
              </w:divBdr>
              <w:divsChild>
                <w:div w:id="1769043206">
                  <w:marLeft w:val="0"/>
                  <w:marRight w:val="0"/>
                  <w:marTop w:val="0"/>
                  <w:marBottom w:val="0"/>
                  <w:divBdr>
                    <w:top w:val="none" w:sz="0" w:space="0" w:color="auto"/>
                    <w:left w:val="none" w:sz="0" w:space="0" w:color="auto"/>
                    <w:bottom w:val="none" w:sz="0" w:space="0" w:color="auto"/>
                    <w:right w:val="none" w:sz="0" w:space="0" w:color="auto"/>
                  </w:divBdr>
                  <w:divsChild>
                    <w:div w:id="2090691324">
                      <w:marLeft w:val="300"/>
                      <w:marRight w:val="300"/>
                      <w:marTop w:val="0"/>
                      <w:marBottom w:val="0"/>
                      <w:divBdr>
                        <w:top w:val="none" w:sz="0" w:space="0" w:color="auto"/>
                        <w:left w:val="none" w:sz="0" w:space="0" w:color="auto"/>
                        <w:bottom w:val="none" w:sz="0" w:space="0" w:color="auto"/>
                        <w:right w:val="none" w:sz="0" w:space="0" w:color="auto"/>
                      </w:divBdr>
                      <w:divsChild>
                        <w:div w:id="6160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558932">
          <w:marLeft w:val="0"/>
          <w:marRight w:val="0"/>
          <w:marTop w:val="0"/>
          <w:marBottom w:val="0"/>
          <w:divBdr>
            <w:top w:val="none" w:sz="0" w:space="0" w:color="auto"/>
            <w:left w:val="none" w:sz="0" w:space="0" w:color="auto"/>
            <w:bottom w:val="none" w:sz="0" w:space="0" w:color="auto"/>
            <w:right w:val="none" w:sz="0" w:space="0" w:color="auto"/>
          </w:divBdr>
          <w:divsChild>
            <w:div w:id="1045060677">
              <w:marLeft w:val="0"/>
              <w:marRight w:val="0"/>
              <w:marTop w:val="0"/>
              <w:marBottom w:val="0"/>
              <w:divBdr>
                <w:top w:val="none" w:sz="0" w:space="0" w:color="auto"/>
                <w:left w:val="none" w:sz="0" w:space="0" w:color="auto"/>
                <w:bottom w:val="none" w:sz="0" w:space="0" w:color="auto"/>
                <w:right w:val="none" w:sz="0" w:space="0" w:color="auto"/>
              </w:divBdr>
              <w:divsChild>
                <w:div w:id="1829251080">
                  <w:marLeft w:val="0"/>
                  <w:marRight w:val="0"/>
                  <w:marTop w:val="0"/>
                  <w:marBottom w:val="0"/>
                  <w:divBdr>
                    <w:top w:val="none" w:sz="0" w:space="0" w:color="auto"/>
                    <w:left w:val="none" w:sz="0" w:space="0" w:color="auto"/>
                    <w:bottom w:val="none" w:sz="0" w:space="0" w:color="auto"/>
                    <w:right w:val="none" w:sz="0" w:space="0" w:color="auto"/>
                  </w:divBdr>
                  <w:divsChild>
                    <w:div w:id="1853182578">
                      <w:marLeft w:val="0"/>
                      <w:marRight w:val="0"/>
                      <w:marTop w:val="0"/>
                      <w:marBottom w:val="0"/>
                      <w:divBdr>
                        <w:top w:val="none" w:sz="0" w:space="0" w:color="auto"/>
                        <w:left w:val="none" w:sz="0" w:space="0" w:color="auto"/>
                        <w:bottom w:val="none" w:sz="0" w:space="0" w:color="auto"/>
                        <w:right w:val="none" w:sz="0" w:space="0" w:color="auto"/>
                      </w:divBdr>
                      <w:divsChild>
                        <w:div w:id="2107652836">
                          <w:marLeft w:val="300"/>
                          <w:marRight w:val="300"/>
                          <w:marTop w:val="0"/>
                          <w:marBottom w:val="0"/>
                          <w:divBdr>
                            <w:top w:val="none" w:sz="0" w:space="0" w:color="auto"/>
                            <w:left w:val="none" w:sz="0" w:space="0" w:color="auto"/>
                            <w:bottom w:val="none" w:sz="0" w:space="0" w:color="auto"/>
                            <w:right w:val="none" w:sz="0" w:space="0" w:color="auto"/>
                          </w:divBdr>
                          <w:divsChild>
                            <w:div w:id="211238009">
                              <w:marLeft w:val="0"/>
                              <w:marRight w:val="0"/>
                              <w:marTop w:val="0"/>
                              <w:marBottom w:val="0"/>
                              <w:divBdr>
                                <w:top w:val="none" w:sz="0" w:space="0" w:color="auto"/>
                                <w:left w:val="none" w:sz="0" w:space="0" w:color="auto"/>
                                <w:bottom w:val="none" w:sz="0" w:space="0" w:color="auto"/>
                                <w:right w:val="none" w:sz="0" w:space="0" w:color="auto"/>
                              </w:divBdr>
                            </w:div>
                          </w:divsChild>
                        </w:div>
                        <w:div w:id="181938968">
                          <w:marLeft w:val="300"/>
                          <w:marRight w:val="300"/>
                          <w:marTop w:val="0"/>
                          <w:marBottom w:val="0"/>
                          <w:divBdr>
                            <w:top w:val="none" w:sz="0" w:space="0" w:color="auto"/>
                            <w:left w:val="none" w:sz="0" w:space="0" w:color="auto"/>
                            <w:bottom w:val="none" w:sz="0" w:space="0" w:color="auto"/>
                            <w:right w:val="none" w:sz="0" w:space="0" w:color="auto"/>
                          </w:divBdr>
                          <w:divsChild>
                            <w:div w:id="1289362034">
                              <w:marLeft w:val="0"/>
                              <w:marRight w:val="0"/>
                              <w:marTop w:val="0"/>
                              <w:marBottom w:val="0"/>
                              <w:divBdr>
                                <w:top w:val="none" w:sz="0" w:space="0" w:color="auto"/>
                                <w:left w:val="none" w:sz="0" w:space="0" w:color="auto"/>
                                <w:bottom w:val="none" w:sz="0" w:space="0" w:color="auto"/>
                                <w:right w:val="none" w:sz="0" w:space="0" w:color="auto"/>
                              </w:divBdr>
                            </w:div>
                          </w:divsChild>
                        </w:div>
                        <w:div w:id="1079595717">
                          <w:marLeft w:val="300"/>
                          <w:marRight w:val="300"/>
                          <w:marTop w:val="0"/>
                          <w:marBottom w:val="0"/>
                          <w:divBdr>
                            <w:top w:val="none" w:sz="0" w:space="0" w:color="auto"/>
                            <w:left w:val="none" w:sz="0" w:space="0" w:color="auto"/>
                            <w:bottom w:val="none" w:sz="0" w:space="0" w:color="auto"/>
                            <w:right w:val="none" w:sz="0" w:space="0" w:color="auto"/>
                          </w:divBdr>
                          <w:divsChild>
                            <w:div w:id="4501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411389">
          <w:marLeft w:val="0"/>
          <w:marRight w:val="0"/>
          <w:marTop w:val="0"/>
          <w:marBottom w:val="0"/>
          <w:divBdr>
            <w:top w:val="none" w:sz="0" w:space="0" w:color="auto"/>
            <w:left w:val="none" w:sz="0" w:space="0" w:color="auto"/>
            <w:bottom w:val="none" w:sz="0" w:space="0" w:color="auto"/>
            <w:right w:val="none" w:sz="0" w:space="0" w:color="auto"/>
          </w:divBdr>
          <w:divsChild>
            <w:div w:id="397634178">
              <w:marLeft w:val="0"/>
              <w:marRight w:val="0"/>
              <w:marTop w:val="0"/>
              <w:marBottom w:val="0"/>
              <w:divBdr>
                <w:top w:val="none" w:sz="0" w:space="0" w:color="auto"/>
                <w:left w:val="none" w:sz="0" w:space="0" w:color="auto"/>
                <w:bottom w:val="none" w:sz="0" w:space="0" w:color="auto"/>
                <w:right w:val="none" w:sz="0" w:space="0" w:color="auto"/>
              </w:divBdr>
              <w:divsChild>
                <w:div w:id="1523661932">
                  <w:marLeft w:val="0"/>
                  <w:marRight w:val="0"/>
                  <w:marTop w:val="0"/>
                  <w:marBottom w:val="0"/>
                  <w:divBdr>
                    <w:top w:val="none" w:sz="0" w:space="0" w:color="auto"/>
                    <w:left w:val="none" w:sz="0" w:space="0" w:color="auto"/>
                    <w:bottom w:val="none" w:sz="0" w:space="0" w:color="auto"/>
                    <w:right w:val="none" w:sz="0" w:space="0" w:color="auto"/>
                  </w:divBdr>
                  <w:divsChild>
                    <w:div w:id="1701856303">
                      <w:marLeft w:val="300"/>
                      <w:marRight w:val="300"/>
                      <w:marTop w:val="0"/>
                      <w:marBottom w:val="0"/>
                      <w:divBdr>
                        <w:top w:val="none" w:sz="0" w:space="0" w:color="auto"/>
                        <w:left w:val="none" w:sz="0" w:space="0" w:color="auto"/>
                        <w:bottom w:val="none" w:sz="0" w:space="0" w:color="auto"/>
                        <w:right w:val="none" w:sz="0" w:space="0" w:color="auto"/>
                      </w:divBdr>
                      <w:divsChild>
                        <w:div w:id="181830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458438">
          <w:marLeft w:val="0"/>
          <w:marRight w:val="0"/>
          <w:marTop w:val="0"/>
          <w:marBottom w:val="0"/>
          <w:divBdr>
            <w:top w:val="none" w:sz="0" w:space="0" w:color="auto"/>
            <w:left w:val="none" w:sz="0" w:space="0" w:color="auto"/>
            <w:bottom w:val="none" w:sz="0" w:space="0" w:color="auto"/>
            <w:right w:val="none" w:sz="0" w:space="0" w:color="auto"/>
          </w:divBdr>
          <w:divsChild>
            <w:div w:id="248278469">
              <w:marLeft w:val="0"/>
              <w:marRight w:val="0"/>
              <w:marTop w:val="0"/>
              <w:marBottom w:val="0"/>
              <w:divBdr>
                <w:top w:val="none" w:sz="0" w:space="0" w:color="auto"/>
                <w:left w:val="none" w:sz="0" w:space="0" w:color="auto"/>
                <w:bottom w:val="none" w:sz="0" w:space="0" w:color="auto"/>
                <w:right w:val="none" w:sz="0" w:space="0" w:color="auto"/>
              </w:divBdr>
              <w:divsChild>
                <w:div w:id="962274784">
                  <w:marLeft w:val="0"/>
                  <w:marRight w:val="0"/>
                  <w:marTop w:val="0"/>
                  <w:marBottom w:val="0"/>
                  <w:divBdr>
                    <w:top w:val="none" w:sz="0" w:space="0" w:color="auto"/>
                    <w:left w:val="none" w:sz="0" w:space="0" w:color="auto"/>
                    <w:bottom w:val="none" w:sz="0" w:space="0" w:color="auto"/>
                    <w:right w:val="none" w:sz="0" w:space="0" w:color="auto"/>
                  </w:divBdr>
                  <w:divsChild>
                    <w:div w:id="15564299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1938249082">
          <w:marLeft w:val="0"/>
          <w:marRight w:val="0"/>
          <w:marTop w:val="0"/>
          <w:marBottom w:val="0"/>
          <w:divBdr>
            <w:top w:val="none" w:sz="0" w:space="0" w:color="auto"/>
            <w:left w:val="none" w:sz="0" w:space="0" w:color="auto"/>
            <w:bottom w:val="none" w:sz="0" w:space="0" w:color="auto"/>
            <w:right w:val="none" w:sz="0" w:space="0" w:color="auto"/>
          </w:divBdr>
          <w:divsChild>
            <w:div w:id="1059669136">
              <w:marLeft w:val="0"/>
              <w:marRight w:val="0"/>
              <w:marTop w:val="0"/>
              <w:marBottom w:val="0"/>
              <w:divBdr>
                <w:top w:val="none" w:sz="0" w:space="0" w:color="auto"/>
                <w:left w:val="none" w:sz="0" w:space="0" w:color="auto"/>
                <w:bottom w:val="none" w:sz="0" w:space="0" w:color="auto"/>
                <w:right w:val="none" w:sz="0" w:space="0" w:color="auto"/>
              </w:divBdr>
              <w:divsChild>
                <w:div w:id="597719607">
                  <w:marLeft w:val="0"/>
                  <w:marRight w:val="0"/>
                  <w:marTop w:val="0"/>
                  <w:marBottom w:val="0"/>
                  <w:divBdr>
                    <w:top w:val="none" w:sz="0" w:space="0" w:color="auto"/>
                    <w:left w:val="none" w:sz="0" w:space="0" w:color="auto"/>
                    <w:bottom w:val="none" w:sz="0" w:space="0" w:color="auto"/>
                    <w:right w:val="none" w:sz="0" w:space="0" w:color="auto"/>
                  </w:divBdr>
                  <w:divsChild>
                    <w:div w:id="449863067">
                      <w:marLeft w:val="300"/>
                      <w:marRight w:val="300"/>
                      <w:marTop w:val="0"/>
                      <w:marBottom w:val="0"/>
                      <w:divBdr>
                        <w:top w:val="none" w:sz="0" w:space="0" w:color="auto"/>
                        <w:left w:val="none" w:sz="0" w:space="0" w:color="auto"/>
                        <w:bottom w:val="none" w:sz="0" w:space="0" w:color="auto"/>
                        <w:right w:val="none" w:sz="0" w:space="0" w:color="auto"/>
                      </w:divBdr>
                      <w:divsChild>
                        <w:div w:id="208020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470020">
          <w:marLeft w:val="0"/>
          <w:marRight w:val="0"/>
          <w:marTop w:val="0"/>
          <w:marBottom w:val="0"/>
          <w:divBdr>
            <w:top w:val="none" w:sz="0" w:space="0" w:color="auto"/>
            <w:left w:val="none" w:sz="0" w:space="0" w:color="auto"/>
            <w:bottom w:val="none" w:sz="0" w:space="0" w:color="auto"/>
            <w:right w:val="none" w:sz="0" w:space="0" w:color="auto"/>
          </w:divBdr>
          <w:divsChild>
            <w:div w:id="1430855921">
              <w:marLeft w:val="0"/>
              <w:marRight w:val="0"/>
              <w:marTop w:val="0"/>
              <w:marBottom w:val="0"/>
              <w:divBdr>
                <w:top w:val="none" w:sz="0" w:space="0" w:color="auto"/>
                <w:left w:val="none" w:sz="0" w:space="0" w:color="auto"/>
                <w:bottom w:val="none" w:sz="0" w:space="0" w:color="auto"/>
                <w:right w:val="none" w:sz="0" w:space="0" w:color="auto"/>
              </w:divBdr>
              <w:divsChild>
                <w:div w:id="938023426">
                  <w:marLeft w:val="0"/>
                  <w:marRight w:val="0"/>
                  <w:marTop w:val="0"/>
                  <w:marBottom w:val="0"/>
                  <w:divBdr>
                    <w:top w:val="none" w:sz="0" w:space="0" w:color="auto"/>
                    <w:left w:val="none" w:sz="0" w:space="0" w:color="auto"/>
                    <w:bottom w:val="none" w:sz="0" w:space="0" w:color="auto"/>
                    <w:right w:val="none" w:sz="0" w:space="0" w:color="auto"/>
                  </w:divBdr>
                  <w:divsChild>
                    <w:div w:id="1168013255">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1735002291">
          <w:marLeft w:val="0"/>
          <w:marRight w:val="0"/>
          <w:marTop w:val="0"/>
          <w:marBottom w:val="0"/>
          <w:divBdr>
            <w:top w:val="none" w:sz="0" w:space="0" w:color="auto"/>
            <w:left w:val="none" w:sz="0" w:space="0" w:color="auto"/>
            <w:bottom w:val="none" w:sz="0" w:space="0" w:color="auto"/>
            <w:right w:val="none" w:sz="0" w:space="0" w:color="auto"/>
          </w:divBdr>
          <w:divsChild>
            <w:div w:id="312176927">
              <w:marLeft w:val="0"/>
              <w:marRight w:val="0"/>
              <w:marTop w:val="0"/>
              <w:marBottom w:val="0"/>
              <w:divBdr>
                <w:top w:val="none" w:sz="0" w:space="0" w:color="auto"/>
                <w:left w:val="none" w:sz="0" w:space="0" w:color="auto"/>
                <w:bottom w:val="none" w:sz="0" w:space="0" w:color="auto"/>
                <w:right w:val="none" w:sz="0" w:space="0" w:color="auto"/>
              </w:divBdr>
              <w:divsChild>
                <w:div w:id="366489056">
                  <w:marLeft w:val="300"/>
                  <w:marRight w:val="300"/>
                  <w:marTop w:val="0"/>
                  <w:marBottom w:val="0"/>
                  <w:divBdr>
                    <w:top w:val="none" w:sz="0" w:space="0" w:color="auto"/>
                    <w:left w:val="none" w:sz="0" w:space="0" w:color="auto"/>
                    <w:bottom w:val="none" w:sz="0" w:space="0" w:color="auto"/>
                    <w:right w:val="none" w:sz="0" w:space="0" w:color="auto"/>
                  </w:divBdr>
                  <w:divsChild>
                    <w:div w:id="78041495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095319094">
          <w:marLeft w:val="0"/>
          <w:marRight w:val="0"/>
          <w:marTop w:val="0"/>
          <w:marBottom w:val="0"/>
          <w:divBdr>
            <w:top w:val="none" w:sz="0" w:space="0" w:color="auto"/>
            <w:left w:val="none" w:sz="0" w:space="0" w:color="auto"/>
            <w:bottom w:val="none" w:sz="0" w:space="0" w:color="auto"/>
            <w:right w:val="none" w:sz="0" w:space="0" w:color="auto"/>
          </w:divBdr>
          <w:divsChild>
            <w:div w:id="951016896">
              <w:marLeft w:val="0"/>
              <w:marRight w:val="0"/>
              <w:marTop w:val="0"/>
              <w:marBottom w:val="0"/>
              <w:divBdr>
                <w:top w:val="none" w:sz="0" w:space="0" w:color="auto"/>
                <w:left w:val="none" w:sz="0" w:space="0" w:color="auto"/>
                <w:bottom w:val="none" w:sz="0" w:space="0" w:color="auto"/>
                <w:right w:val="none" w:sz="0" w:space="0" w:color="auto"/>
              </w:divBdr>
              <w:divsChild>
                <w:div w:id="1733190354">
                  <w:marLeft w:val="0"/>
                  <w:marRight w:val="0"/>
                  <w:marTop w:val="0"/>
                  <w:marBottom w:val="0"/>
                  <w:divBdr>
                    <w:top w:val="none" w:sz="0" w:space="0" w:color="auto"/>
                    <w:left w:val="none" w:sz="0" w:space="0" w:color="auto"/>
                    <w:bottom w:val="none" w:sz="0" w:space="0" w:color="auto"/>
                    <w:right w:val="none" w:sz="0" w:space="0" w:color="auto"/>
                  </w:divBdr>
                  <w:divsChild>
                    <w:div w:id="1446652033">
                      <w:marLeft w:val="300"/>
                      <w:marRight w:val="300"/>
                      <w:marTop w:val="0"/>
                      <w:marBottom w:val="0"/>
                      <w:divBdr>
                        <w:top w:val="none" w:sz="0" w:space="0" w:color="auto"/>
                        <w:left w:val="none" w:sz="0" w:space="0" w:color="auto"/>
                        <w:bottom w:val="none" w:sz="0" w:space="0" w:color="auto"/>
                        <w:right w:val="none" w:sz="0" w:space="0" w:color="auto"/>
                      </w:divBdr>
                      <w:divsChild>
                        <w:div w:id="92399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042796">
          <w:marLeft w:val="0"/>
          <w:marRight w:val="0"/>
          <w:marTop w:val="0"/>
          <w:marBottom w:val="0"/>
          <w:divBdr>
            <w:top w:val="none" w:sz="0" w:space="0" w:color="auto"/>
            <w:left w:val="none" w:sz="0" w:space="0" w:color="auto"/>
            <w:bottom w:val="none" w:sz="0" w:space="0" w:color="auto"/>
            <w:right w:val="none" w:sz="0" w:space="0" w:color="auto"/>
          </w:divBdr>
          <w:divsChild>
            <w:div w:id="2095782790">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0"/>
                  <w:marBottom w:val="0"/>
                  <w:divBdr>
                    <w:top w:val="none" w:sz="0" w:space="0" w:color="auto"/>
                    <w:left w:val="none" w:sz="0" w:space="0" w:color="auto"/>
                    <w:bottom w:val="none" w:sz="0" w:space="0" w:color="auto"/>
                    <w:right w:val="none" w:sz="0" w:space="0" w:color="auto"/>
                  </w:divBdr>
                  <w:divsChild>
                    <w:div w:id="41364967">
                      <w:marLeft w:val="300"/>
                      <w:marRight w:val="300"/>
                      <w:marTop w:val="0"/>
                      <w:marBottom w:val="0"/>
                      <w:divBdr>
                        <w:top w:val="none" w:sz="0" w:space="0" w:color="auto"/>
                        <w:left w:val="none" w:sz="0" w:space="0" w:color="auto"/>
                        <w:bottom w:val="none" w:sz="0" w:space="0" w:color="auto"/>
                        <w:right w:val="none" w:sz="0" w:space="0" w:color="auto"/>
                      </w:divBdr>
                      <w:divsChild>
                        <w:div w:id="189800560">
                          <w:marLeft w:val="-345"/>
                          <w:marRight w:val="0"/>
                          <w:marTop w:val="0"/>
                          <w:marBottom w:val="0"/>
                          <w:divBdr>
                            <w:top w:val="none" w:sz="0" w:space="3" w:color="auto"/>
                            <w:left w:val="single" w:sz="18" w:space="15" w:color="000000"/>
                            <w:bottom w:val="none" w:sz="0" w:space="2" w:color="auto"/>
                            <w:right w:val="none" w:sz="0" w:space="0" w:color="auto"/>
                          </w:divBdr>
                          <w:divsChild>
                            <w:div w:id="108287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826551">
          <w:marLeft w:val="0"/>
          <w:marRight w:val="0"/>
          <w:marTop w:val="0"/>
          <w:marBottom w:val="0"/>
          <w:divBdr>
            <w:top w:val="none" w:sz="0" w:space="0" w:color="auto"/>
            <w:left w:val="none" w:sz="0" w:space="0" w:color="auto"/>
            <w:bottom w:val="none" w:sz="0" w:space="0" w:color="auto"/>
            <w:right w:val="none" w:sz="0" w:space="0" w:color="auto"/>
          </w:divBdr>
          <w:divsChild>
            <w:div w:id="675348941">
              <w:marLeft w:val="0"/>
              <w:marRight w:val="0"/>
              <w:marTop w:val="0"/>
              <w:marBottom w:val="0"/>
              <w:divBdr>
                <w:top w:val="none" w:sz="0" w:space="0" w:color="auto"/>
                <w:left w:val="none" w:sz="0" w:space="0" w:color="auto"/>
                <w:bottom w:val="none" w:sz="0" w:space="0" w:color="auto"/>
                <w:right w:val="none" w:sz="0" w:space="0" w:color="auto"/>
              </w:divBdr>
              <w:divsChild>
                <w:div w:id="610212927">
                  <w:marLeft w:val="0"/>
                  <w:marRight w:val="0"/>
                  <w:marTop w:val="0"/>
                  <w:marBottom w:val="0"/>
                  <w:divBdr>
                    <w:top w:val="none" w:sz="0" w:space="0" w:color="auto"/>
                    <w:left w:val="none" w:sz="0" w:space="0" w:color="auto"/>
                    <w:bottom w:val="none" w:sz="0" w:space="0" w:color="auto"/>
                    <w:right w:val="none" w:sz="0" w:space="0" w:color="auto"/>
                  </w:divBdr>
                  <w:divsChild>
                    <w:div w:id="686251769">
                      <w:marLeft w:val="300"/>
                      <w:marRight w:val="300"/>
                      <w:marTop w:val="0"/>
                      <w:marBottom w:val="0"/>
                      <w:divBdr>
                        <w:top w:val="none" w:sz="0" w:space="0" w:color="auto"/>
                        <w:left w:val="none" w:sz="0" w:space="0" w:color="auto"/>
                        <w:bottom w:val="none" w:sz="0" w:space="0" w:color="auto"/>
                        <w:right w:val="none" w:sz="0" w:space="0" w:color="auto"/>
                      </w:divBdr>
                      <w:divsChild>
                        <w:div w:id="4946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3077">
          <w:marLeft w:val="0"/>
          <w:marRight w:val="0"/>
          <w:marTop w:val="0"/>
          <w:marBottom w:val="0"/>
          <w:divBdr>
            <w:top w:val="none" w:sz="0" w:space="0" w:color="auto"/>
            <w:left w:val="none" w:sz="0" w:space="0" w:color="auto"/>
            <w:bottom w:val="none" w:sz="0" w:space="0" w:color="auto"/>
            <w:right w:val="none" w:sz="0" w:space="0" w:color="auto"/>
          </w:divBdr>
          <w:divsChild>
            <w:div w:id="783961821">
              <w:marLeft w:val="0"/>
              <w:marRight w:val="0"/>
              <w:marTop w:val="0"/>
              <w:marBottom w:val="0"/>
              <w:divBdr>
                <w:top w:val="none" w:sz="0" w:space="0" w:color="auto"/>
                <w:left w:val="none" w:sz="0" w:space="0" w:color="auto"/>
                <w:bottom w:val="none" w:sz="0" w:space="0" w:color="auto"/>
                <w:right w:val="none" w:sz="0" w:space="0" w:color="auto"/>
              </w:divBdr>
              <w:divsChild>
                <w:div w:id="10884168">
                  <w:marLeft w:val="0"/>
                  <w:marRight w:val="0"/>
                  <w:marTop w:val="0"/>
                  <w:marBottom w:val="0"/>
                  <w:divBdr>
                    <w:top w:val="none" w:sz="0" w:space="0" w:color="auto"/>
                    <w:left w:val="none" w:sz="0" w:space="0" w:color="auto"/>
                    <w:bottom w:val="none" w:sz="0" w:space="0" w:color="auto"/>
                    <w:right w:val="none" w:sz="0" w:space="0" w:color="auto"/>
                  </w:divBdr>
                  <w:divsChild>
                    <w:div w:id="1187980177">
                      <w:marLeft w:val="0"/>
                      <w:marRight w:val="0"/>
                      <w:marTop w:val="0"/>
                      <w:marBottom w:val="0"/>
                      <w:divBdr>
                        <w:top w:val="none" w:sz="0" w:space="0" w:color="auto"/>
                        <w:left w:val="none" w:sz="0" w:space="0" w:color="auto"/>
                        <w:bottom w:val="none" w:sz="0" w:space="0" w:color="auto"/>
                        <w:right w:val="none" w:sz="0" w:space="0" w:color="auto"/>
                      </w:divBdr>
                      <w:divsChild>
                        <w:div w:id="1559319947">
                          <w:marLeft w:val="300"/>
                          <w:marRight w:val="300"/>
                          <w:marTop w:val="0"/>
                          <w:marBottom w:val="0"/>
                          <w:divBdr>
                            <w:top w:val="none" w:sz="0" w:space="0" w:color="auto"/>
                            <w:left w:val="none" w:sz="0" w:space="0" w:color="auto"/>
                            <w:bottom w:val="none" w:sz="0" w:space="0" w:color="auto"/>
                            <w:right w:val="none" w:sz="0" w:space="0" w:color="auto"/>
                          </w:divBdr>
                          <w:divsChild>
                            <w:div w:id="1918397133">
                              <w:marLeft w:val="0"/>
                              <w:marRight w:val="0"/>
                              <w:marTop w:val="0"/>
                              <w:marBottom w:val="0"/>
                              <w:divBdr>
                                <w:top w:val="none" w:sz="0" w:space="0" w:color="auto"/>
                                <w:left w:val="none" w:sz="0" w:space="0" w:color="auto"/>
                                <w:bottom w:val="none" w:sz="0" w:space="0" w:color="auto"/>
                                <w:right w:val="none" w:sz="0" w:space="0" w:color="auto"/>
                              </w:divBdr>
                              <w:divsChild>
                                <w:div w:id="1356930155">
                                  <w:marLeft w:val="0"/>
                                  <w:marRight w:val="0"/>
                                  <w:marTop w:val="0"/>
                                  <w:marBottom w:val="0"/>
                                  <w:divBdr>
                                    <w:top w:val="none" w:sz="0" w:space="0" w:color="auto"/>
                                    <w:left w:val="none" w:sz="0" w:space="0" w:color="auto"/>
                                    <w:bottom w:val="none" w:sz="0" w:space="0" w:color="auto"/>
                                    <w:right w:val="none" w:sz="0" w:space="0" w:color="auto"/>
                                  </w:divBdr>
                                </w:div>
                                <w:div w:id="95082132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821436">
          <w:marLeft w:val="0"/>
          <w:marRight w:val="0"/>
          <w:marTop w:val="0"/>
          <w:marBottom w:val="0"/>
          <w:divBdr>
            <w:top w:val="none" w:sz="0" w:space="0" w:color="auto"/>
            <w:left w:val="none" w:sz="0" w:space="0" w:color="auto"/>
            <w:bottom w:val="none" w:sz="0" w:space="0" w:color="auto"/>
            <w:right w:val="none" w:sz="0" w:space="0" w:color="auto"/>
          </w:divBdr>
          <w:divsChild>
            <w:div w:id="199634595">
              <w:marLeft w:val="0"/>
              <w:marRight w:val="0"/>
              <w:marTop w:val="0"/>
              <w:marBottom w:val="0"/>
              <w:divBdr>
                <w:top w:val="none" w:sz="0" w:space="0" w:color="auto"/>
                <w:left w:val="none" w:sz="0" w:space="0" w:color="auto"/>
                <w:bottom w:val="none" w:sz="0" w:space="0" w:color="auto"/>
                <w:right w:val="none" w:sz="0" w:space="0" w:color="auto"/>
              </w:divBdr>
              <w:divsChild>
                <w:div w:id="360278791">
                  <w:marLeft w:val="0"/>
                  <w:marRight w:val="0"/>
                  <w:marTop w:val="0"/>
                  <w:marBottom w:val="0"/>
                  <w:divBdr>
                    <w:top w:val="none" w:sz="0" w:space="0" w:color="auto"/>
                    <w:left w:val="none" w:sz="0" w:space="0" w:color="auto"/>
                    <w:bottom w:val="none" w:sz="0" w:space="0" w:color="auto"/>
                    <w:right w:val="none" w:sz="0" w:space="0" w:color="auto"/>
                  </w:divBdr>
                  <w:divsChild>
                    <w:div w:id="698622655">
                      <w:marLeft w:val="0"/>
                      <w:marRight w:val="0"/>
                      <w:marTop w:val="0"/>
                      <w:marBottom w:val="0"/>
                      <w:divBdr>
                        <w:top w:val="none" w:sz="0" w:space="0" w:color="auto"/>
                        <w:left w:val="none" w:sz="0" w:space="0" w:color="auto"/>
                        <w:bottom w:val="none" w:sz="0" w:space="0" w:color="auto"/>
                        <w:right w:val="none" w:sz="0" w:space="0" w:color="auto"/>
                      </w:divBdr>
                      <w:divsChild>
                        <w:div w:id="174005209">
                          <w:marLeft w:val="300"/>
                          <w:marRight w:val="300"/>
                          <w:marTop w:val="0"/>
                          <w:marBottom w:val="0"/>
                          <w:divBdr>
                            <w:top w:val="none" w:sz="0" w:space="0" w:color="auto"/>
                            <w:left w:val="none" w:sz="0" w:space="0" w:color="auto"/>
                            <w:bottom w:val="none" w:sz="0" w:space="0" w:color="auto"/>
                            <w:right w:val="none" w:sz="0" w:space="0" w:color="auto"/>
                          </w:divBdr>
                          <w:divsChild>
                            <w:div w:id="729769084">
                              <w:marLeft w:val="0"/>
                              <w:marRight w:val="0"/>
                              <w:marTop w:val="0"/>
                              <w:marBottom w:val="0"/>
                              <w:divBdr>
                                <w:top w:val="none" w:sz="0" w:space="0" w:color="auto"/>
                                <w:left w:val="none" w:sz="0" w:space="0" w:color="auto"/>
                                <w:bottom w:val="none" w:sz="0" w:space="0" w:color="auto"/>
                                <w:right w:val="none" w:sz="0" w:space="0" w:color="auto"/>
                              </w:divBdr>
                              <w:divsChild>
                                <w:div w:id="1830900726">
                                  <w:marLeft w:val="0"/>
                                  <w:marRight w:val="0"/>
                                  <w:marTop w:val="0"/>
                                  <w:marBottom w:val="0"/>
                                  <w:divBdr>
                                    <w:top w:val="none" w:sz="0" w:space="0" w:color="auto"/>
                                    <w:left w:val="none" w:sz="0" w:space="0" w:color="auto"/>
                                    <w:bottom w:val="none" w:sz="0" w:space="0" w:color="auto"/>
                                    <w:right w:val="none" w:sz="0" w:space="0" w:color="auto"/>
                                  </w:divBdr>
                                </w:div>
                              </w:divsChild>
                            </w:div>
                            <w:div w:id="2082486766">
                              <w:marLeft w:val="0"/>
                              <w:marRight w:val="0"/>
                              <w:marTop w:val="0"/>
                              <w:marBottom w:val="0"/>
                              <w:divBdr>
                                <w:top w:val="none" w:sz="0" w:space="0" w:color="auto"/>
                                <w:left w:val="none" w:sz="0" w:space="0" w:color="auto"/>
                                <w:bottom w:val="none" w:sz="0" w:space="0" w:color="auto"/>
                                <w:right w:val="none" w:sz="0" w:space="0" w:color="auto"/>
                              </w:divBdr>
                            </w:div>
                          </w:divsChild>
                        </w:div>
                        <w:div w:id="1973441693">
                          <w:marLeft w:val="300"/>
                          <w:marRight w:val="300"/>
                          <w:marTop w:val="0"/>
                          <w:marBottom w:val="0"/>
                          <w:divBdr>
                            <w:top w:val="none" w:sz="0" w:space="0" w:color="auto"/>
                            <w:left w:val="none" w:sz="0" w:space="0" w:color="auto"/>
                            <w:bottom w:val="none" w:sz="0" w:space="0" w:color="auto"/>
                            <w:right w:val="none" w:sz="0" w:space="0" w:color="auto"/>
                          </w:divBdr>
                          <w:divsChild>
                            <w:div w:id="3724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109705">
          <w:marLeft w:val="0"/>
          <w:marRight w:val="0"/>
          <w:marTop w:val="0"/>
          <w:marBottom w:val="0"/>
          <w:divBdr>
            <w:top w:val="none" w:sz="0" w:space="0" w:color="auto"/>
            <w:left w:val="none" w:sz="0" w:space="0" w:color="auto"/>
            <w:bottom w:val="none" w:sz="0" w:space="0" w:color="auto"/>
            <w:right w:val="none" w:sz="0" w:space="0" w:color="auto"/>
          </w:divBdr>
          <w:divsChild>
            <w:div w:id="316618535">
              <w:marLeft w:val="0"/>
              <w:marRight w:val="0"/>
              <w:marTop w:val="0"/>
              <w:marBottom w:val="0"/>
              <w:divBdr>
                <w:top w:val="none" w:sz="0" w:space="0" w:color="auto"/>
                <w:left w:val="none" w:sz="0" w:space="0" w:color="auto"/>
                <w:bottom w:val="none" w:sz="0" w:space="0" w:color="auto"/>
                <w:right w:val="none" w:sz="0" w:space="0" w:color="auto"/>
              </w:divBdr>
              <w:divsChild>
                <w:div w:id="460852242">
                  <w:marLeft w:val="300"/>
                  <w:marRight w:val="300"/>
                  <w:marTop w:val="0"/>
                  <w:marBottom w:val="0"/>
                  <w:divBdr>
                    <w:top w:val="none" w:sz="0" w:space="0" w:color="auto"/>
                    <w:left w:val="none" w:sz="0" w:space="0" w:color="auto"/>
                    <w:bottom w:val="none" w:sz="0" w:space="0" w:color="auto"/>
                    <w:right w:val="none" w:sz="0" w:space="0" w:color="auto"/>
                  </w:divBdr>
                  <w:divsChild>
                    <w:div w:id="40248687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216627439">
          <w:marLeft w:val="0"/>
          <w:marRight w:val="0"/>
          <w:marTop w:val="0"/>
          <w:marBottom w:val="0"/>
          <w:divBdr>
            <w:top w:val="none" w:sz="0" w:space="0" w:color="auto"/>
            <w:left w:val="none" w:sz="0" w:space="0" w:color="auto"/>
            <w:bottom w:val="none" w:sz="0" w:space="0" w:color="auto"/>
            <w:right w:val="none" w:sz="0" w:space="0" w:color="auto"/>
          </w:divBdr>
          <w:divsChild>
            <w:div w:id="476462323">
              <w:marLeft w:val="0"/>
              <w:marRight w:val="0"/>
              <w:marTop w:val="0"/>
              <w:marBottom w:val="0"/>
              <w:divBdr>
                <w:top w:val="none" w:sz="0" w:space="0" w:color="auto"/>
                <w:left w:val="none" w:sz="0" w:space="0" w:color="auto"/>
                <w:bottom w:val="none" w:sz="0" w:space="0" w:color="auto"/>
                <w:right w:val="none" w:sz="0" w:space="0" w:color="auto"/>
              </w:divBdr>
              <w:divsChild>
                <w:div w:id="1389763633">
                  <w:marLeft w:val="0"/>
                  <w:marRight w:val="0"/>
                  <w:marTop w:val="0"/>
                  <w:marBottom w:val="0"/>
                  <w:divBdr>
                    <w:top w:val="none" w:sz="0" w:space="0" w:color="auto"/>
                    <w:left w:val="none" w:sz="0" w:space="0" w:color="auto"/>
                    <w:bottom w:val="none" w:sz="0" w:space="0" w:color="auto"/>
                    <w:right w:val="none" w:sz="0" w:space="0" w:color="auto"/>
                  </w:divBdr>
                  <w:divsChild>
                    <w:div w:id="1500391332">
                      <w:marLeft w:val="300"/>
                      <w:marRight w:val="300"/>
                      <w:marTop w:val="0"/>
                      <w:marBottom w:val="0"/>
                      <w:divBdr>
                        <w:top w:val="none" w:sz="0" w:space="0" w:color="auto"/>
                        <w:left w:val="none" w:sz="0" w:space="0" w:color="auto"/>
                        <w:bottom w:val="none" w:sz="0" w:space="0" w:color="auto"/>
                        <w:right w:val="none" w:sz="0" w:space="0" w:color="auto"/>
                      </w:divBdr>
                      <w:divsChild>
                        <w:div w:id="184870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955270">
          <w:marLeft w:val="0"/>
          <w:marRight w:val="0"/>
          <w:marTop w:val="0"/>
          <w:marBottom w:val="0"/>
          <w:divBdr>
            <w:top w:val="none" w:sz="0" w:space="0" w:color="auto"/>
            <w:left w:val="none" w:sz="0" w:space="0" w:color="auto"/>
            <w:bottom w:val="none" w:sz="0" w:space="0" w:color="auto"/>
            <w:right w:val="none" w:sz="0" w:space="0" w:color="auto"/>
          </w:divBdr>
          <w:divsChild>
            <w:div w:id="544487003">
              <w:marLeft w:val="0"/>
              <w:marRight w:val="0"/>
              <w:marTop w:val="0"/>
              <w:marBottom w:val="0"/>
              <w:divBdr>
                <w:top w:val="none" w:sz="0" w:space="0" w:color="auto"/>
                <w:left w:val="none" w:sz="0" w:space="0" w:color="auto"/>
                <w:bottom w:val="none" w:sz="0" w:space="0" w:color="auto"/>
                <w:right w:val="none" w:sz="0" w:space="0" w:color="auto"/>
              </w:divBdr>
              <w:divsChild>
                <w:div w:id="887031849">
                  <w:marLeft w:val="0"/>
                  <w:marRight w:val="0"/>
                  <w:marTop w:val="0"/>
                  <w:marBottom w:val="0"/>
                  <w:divBdr>
                    <w:top w:val="none" w:sz="0" w:space="0" w:color="auto"/>
                    <w:left w:val="none" w:sz="0" w:space="0" w:color="auto"/>
                    <w:bottom w:val="none" w:sz="0" w:space="0" w:color="auto"/>
                    <w:right w:val="none" w:sz="0" w:space="0" w:color="auto"/>
                  </w:divBdr>
                  <w:divsChild>
                    <w:div w:id="741025526">
                      <w:marLeft w:val="300"/>
                      <w:marRight w:val="300"/>
                      <w:marTop w:val="0"/>
                      <w:marBottom w:val="0"/>
                      <w:divBdr>
                        <w:top w:val="none" w:sz="0" w:space="0" w:color="auto"/>
                        <w:left w:val="none" w:sz="0" w:space="0" w:color="auto"/>
                        <w:bottom w:val="none" w:sz="0" w:space="0" w:color="auto"/>
                        <w:right w:val="none" w:sz="0" w:space="0" w:color="auto"/>
                      </w:divBdr>
                      <w:divsChild>
                        <w:div w:id="163937947">
                          <w:marLeft w:val="-345"/>
                          <w:marRight w:val="0"/>
                          <w:marTop w:val="0"/>
                          <w:marBottom w:val="0"/>
                          <w:divBdr>
                            <w:top w:val="none" w:sz="0" w:space="3" w:color="auto"/>
                            <w:left w:val="single" w:sz="18" w:space="15" w:color="000000"/>
                            <w:bottom w:val="none" w:sz="0" w:space="2" w:color="auto"/>
                            <w:right w:val="none" w:sz="0" w:space="0" w:color="auto"/>
                          </w:divBdr>
                          <w:divsChild>
                            <w:div w:id="167175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814946">
          <w:marLeft w:val="0"/>
          <w:marRight w:val="0"/>
          <w:marTop w:val="0"/>
          <w:marBottom w:val="0"/>
          <w:divBdr>
            <w:top w:val="none" w:sz="0" w:space="0" w:color="auto"/>
            <w:left w:val="none" w:sz="0" w:space="0" w:color="auto"/>
            <w:bottom w:val="none" w:sz="0" w:space="0" w:color="auto"/>
            <w:right w:val="none" w:sz="0" w:space="0" w:color="auto"/>
          </w:divBdr>
          <w:divsChild>
            <w:div w:id="476337873">
              <w:marLeft w:val="0"/>
              <w:marRight w:val="0"/>
              <w:marTop w:val="0"/>
              <w:marBottom w:val="0"/>
              <w:divBdr>
                <w:top w:val="none" w:sz="0" w:space="0" w:color="auto"/>
                <w:left w:val="none" w:sz="0" w:space="0" w:color="auto"/>
                <w:bottom w:val="none" w:sz="0" w:space="0" w:color="auto"/>
                <w:right w:val="none" w:sz="0" w:space="0" w:color="auto"/>
              </w:divBdr>
              <w:divsChild>
                <w:div w:id="632180886">
                  <w:marLeft w:val="0"/>
                  <w:marRight w:val="0"/>
                  <w:marTop w:val="0"/>
                  <w:marBottom w:val="0"/>
                  <w:divBdr>
                    <w:top w:val="none" w:sz="0" w:space="0" w:color="auto"/>
                    <w:left w:val="none" w:sz="0" w:space="0" w:color="auto"/>
                    <w:bottom w:val="none" w:sz="0" w:space="0" w:color="auto"/>
                    <w:right w:val="none" w:sz="0" w:space="0" w:color="auto"/>
                  </w:divBdr>
                  <w:divsChild>
                    <w:div w:id="1712414961">
                      <w:marLeft w:val="300"/>
                      <w:marRight w:val="300"/>
                      <w:marTop w:val="0"/>
                      <w:marBottom w:val="0"/>
                      <w:divBdr>
                        <w:top w:val="none" w:sz="0" w:space="0" w:color="auto"/>
                        <w:left w:val="none" w:sz="0" w:space="0" w:color="auto"/>
                        <w:bottom w:val="none" w:sz="0" w:space="0" w:color="auto"/>
                        <w:right w:val="none" w:sz="0" w:space="0" w:color="auto"/>
                      </w:divBdr>
                      <w:divsChild>
                        <w:div w:id="19318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508679">
          <w:marLeft w:val="0"/>
          <w:marRight w:val="0"/>
          <w:marTop w:val="0"/>
          <w:marBottom w:val="0"/>
          <w:divBdr>
            <w:top w:val="none" w:sz="0" w:space="0" w:color="auto"/>
            <w:left w:val="none" w:sz="0" w:space="0" w:color="auto"/>
            <w:bottom w:val="none" w:sz="0" w:space="0" w:color="auto"/>
            <w:right w:val="none" w:sz="0" w:space="0" w:color="auto"/>
          </w:divBdr>
          <w:divsChild>
            <w:div w:id="875193339">
              <w:marLeft w:val="0"/>
              <w:marRight w:val="0"/>
              <w:marTop w:val="0"/>
              <w:marBottom w:val="0"/>
              <w:divBdr>
                <w:top w:val="none" w:sz="0" w:space="0" w:color="auto"/>
                <w:left w:val="none" w:sz="0" w:space="0" w:color="auto"/>
                <w:bottom w:val="none" w:sz="0" w:space="0" w:color="auto"/>
                <w:right w:val="none" w:sz="0" w:space="0" w:color="auto"/>
              </w:divBdr>
              <w:divsChild>
                <w:div w:id="1729958434">
                  <w:marLeft w:val="0"/>
                  <w:marRight w:val="0"/>
                  <w:marTop w:val="0"/>
                  <w:marBottom w:val="0"/>
                  <w:divBdr>
                    <w:top w:val="none" w:sz="0" w:space="0" w:color="auto"/>
                    <w:left w:val="none" w:sz="0" w:space="0" w:color="auto"/>
                    <w:bottom w:val="none" w:sz="0" w:space="0" w:color="auto"/>
                    <w:right w:val="none" w:sz="0" w:space="0" w:color="auto"/>
                  </w:divBdr>
                  <w:divsChild>
                    <w:div w:id="1338074619">
                      <w:marLeft w:val="300"/>
                      <w:marRight w:val="300"/>
                      <w:marTop w:val="0"/>
                      <w:marBottom w:val="0"/>
                      <w:divBdr>
                        <w:top w:val="none" w:sz="0" w:space="0" w:color="auto"/>
                        <w:left w:val="none" w:sz="0" w:space="0" w:color="auto"/>
                        <w:bottom w:val="none" w:sz="0" w:space="0" w:color="auto"/>
                        <w:right w:val="none" w:sz="0" w:space="0" w:color="auto"/>
                      </w:divBdr>
                      <w:divsChild>
                        <w:div w:id="1986154116">
                          <w:marLeft w:val="-345"/>
                          <w:marRight w:val="0"/>
                          <w:marTop w:val="0"/>
                          <w:marBottom w:val="0"/>
                          <w:divBdr>
                            <w:top w:val="none" w:sz="0" w:space="3" w:color="auto"/>
                            <w:left w:val="single" w:sz="18" w:space="15" w:color="000000"/>
                            <w:bottom w:val="none" w:sz="0" w:space="2" w:color="auto"/>
                            <w:right w:val="none" w:sz="0" w:space="0" w:color="auto"/>
                          </w:divBdr>
                          <w:divsChild>
                            <w:div w:id="4599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328333">
          <w:marLeft w:val="0"/>
          <w:marRight w:val="0"/>
          <w:marTop w:val="0"/>
          <w:marBottom w:val="0"/>
          <w:divBdr>
            <w:top w:val="none" w:sz="0" w:space="0" w:color="auto"/>
            <w:left w:val="none" w:sz="0" w:space="0" w:color="auto"/>
            <w:bottom w:val="none" w:sz="0" w:space="0" w:color="auto"/>
            <w:right w:val="none" w:sz="0" w:space="0" w:color="auto"/>
          </w:divBdr>
          <w:divsChild>
            <w:div w:id="601957172">
              <w:marLeft w:val="0"/>
              <w:marRight w:val="0"/>
              <w:marTop w:val="0"/>
              <w:marBottom w:val="0"/>
              <w:divBdr>
                <w:top w:val="none" w:sz="0" w:space="0" w:color="auto"/>
                <w:left w:val="none" w:sz="0" w:space="0" w:color="auto"/>
                <w:bottom w:val="none" w:sz="0" w:space="0" w:color="auto"/>
                <w:right w:val="none" w:sz="0" w:space="0" w:color="auto"/>
              </w:divBdr>
              <w:divsChild>
                <w:div w:id="836577861">
                  <w:marLeft w:val="0"/>
                  <w:marRight w:val="0"/>
                  <w:marTop w:val="0"/>
                  <w:marBottom w:val="0"/>
                  <w:divBdr>
                    <w:top w:val="none" w:sz="0" w:space="0" w:color="auto"/>
                    <w:left w:val="none" w:sz="0" w:space="0" w:color="auto"/>
                    <w:bottom w:val="none" w:sz="0" w:space="0" w:color="auto"/>
                    <w:right w:val="none" w:sz="0" w:space="0" w:color="auto"/>
                  </w:divBdr>
                  <w:divsChild>
                    <w:div w:id="585501114">
                      <w:marLeft w:val="0"/>
                      <w:marRight w:val="0"/>
                      <w:marTop w:val="0"/>
                      <w:marBottom w:val="0"/>
                      <w:divBdr>
                        <w:top w:val="none" w:sz="0" w:space="0" w:color="auto"/>
                        <w:left w:val="none" w:sz="0" w:space="0" w:color="auto"/>
                        <w:bottom w:val="none" w:sz="0" w:space="0" w:color="auto"/>
                        <w:right w:val="none" w:sz="0" w:space="0" w:color="auto"/>
                      </w:divBdr>
                      <w:divsChild>
                        <w:div w:id="624383819">
                          <w:marLeft w:val="300"/>
                          <w:marRight w:val="300"/>
                          <w:marTop w:val="0"/>
                          <w:marBottom w:val="0"/>
                          <w:divBdr>
                            <w:top w:val="none" w:sz="0" w:space="0" w:color="auto"/>
                            <w:left w:val="none" w:sz="0" w:space="0" w:color="auto"/>
                            <w:bottom w:val="none" w:sz="0" w:space="0" w:color="auto"/>
                            <w:right w:val="none" w:sz="0" w:space="0" w:color="auto"/>
                          </w:divBdr>
                          <w:divsChild>
                            <w:div w:id="1368797632">
                              <w:marLeft w:val="0"/>
                              <w:marRight w:val="0"/>
                              <w:marTop w:val="0"/>
                              <w:marBottom w:val="0"/>
                              <w:divBdr>
                                <w:top w:val="none" w:sz="0" w:space="0" w:color="auto"/>
                                <w:left w:val="none" w:sz="0" w:space="0" w:color="auto"/>
                                <w:bottom w:val="none" w:sz="0" w:space="0" w:color="auto"/>
                                <w:right w:val="none" w:sz="0" w:space="0" w:color="auto"/>
                              </w:divBdr>
                            </w:div>
                          </w:divsChild>
                        </w:div>
                        <w:div w:id="718434254">
                          <w:marLeft w:val="300"/>
                          <w:marRight w:val="300"/>
                          <w:marTop w:val="0"/>
                          <w:marBottom w:val="0"/>
                          <w:divBdr>
                            <w:top w:val="none" w:sz="0" w:space="0" w:color="auto"/>
                            <w:left w:val="none" w:sz="0" w:space="0" w:color="auto"/>
                            <w:bottom w:val="none" w:sz="0" w:space="0" w:color="auto"/>
                            <w:right w:val="none" w:sz="0" w:space="0" w:color="auto"/>
                          </w:divBdr>
                          <w:divsChild>
                            <w:div w:id="1845431792">
                              <w:marLeft w:val="0"/>
                              <w:marRight w:val="0"/>
                              <w:marTop w:val="0"/>
                              <w:marBottom w:val="0"/>
                              <w:divBdr>
                                <w:top w:val="none" w:sz="0" w:space="0" w:color="auto"/>
                                <w:left w:val="none" w:sz="0" w:space="0" w:color="auto"/>
                                <w:bottom w:val="none" w:sz="0" w:space="0" w:color="auto"/>
                                <w:right w:val="none" w:sz="0" w:space="0" w:color="auto"/>
                              </w:divBdr>
                            </w:div>
                          </w:divsChild>
                        </w:div>
                        <w:div w:id="1760716191">
                          <w:marLeft w:val="300"/>
                          <w:marRight w:val="300"/>
                          <w:marTop w:val="0"/>
                          <w:marBottom w:val="0"/>
                          <w:divBdr>
                            <w:top w:val="none" w:sz="0" w:space="0" w:color="auto"/>
                            <w:left w:val="none" w:sz="0" w:space="0" w:color="auto"/>
                            <w:bottom w:val="none" w:sz="0" w:space="0" w:color="auto"/>
                            <w:right w:val="none" w:sz="0" w:space="0" w:color="auto"/>
                          </w:divBdr>
                          <w:divsChild>
                            <w:div w:id="589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921461">
          <w:marLeft w:val="0"/>
          <w:marRight w:val="0"/>
          <w:marTop w:val="0"/>
          <w:marBottom w:val="0"/>
          <w:divBdr>
            <w:top w:val="none" w:sz="0" w:space="0" w:color="auto"/>
            <w:left w:val="none" w:sz="0" w:space="0" w:color="auto"/>
            <w:bottom w:val="none" w:sz="0" w:space="0" w:color="auto"/>
            <w:right w:val="none" w:sz="0" w:space="0" w:color="auto"/>
          </w:divBdr>
          <w:divsChild>
            <w:div w:id="1078097550">
              <w:marLeft w:val="0"/>
              <w:marRight w:val="0"/>
              <w:marTop w:val="0"/>
              <w:marBottom w:val="0"/>
              <w:divBdr>
                <w:top w:val="none" w:sz="0" w:space="0" w:color="auto"/>
                <w:left w:val="none" w:sz="0" w:space="0" w:color="auto"/>
                <w:bottom w:val="none" w:sz="0" w:space="0" w:color="auto"/>
                <w:right w:val="none" w:sz="0" w:space="0" w:color="auto"/>
              </w:divBdr>
              <w:divsChild>
                <w:div w:id="1318072995">
                  <w:marLeft w:val="300"/>
                  <w:marRight w:val="300"/>
                  <w:marTop w:val="0"/>
                  <w:marBottom w:val="0"/>
                  <w:divBdr>
                    <w:top w:val="none" w:sz="0" w:space="0" w:color="auto"/>
                    <w:left w:val="none" w:sz="0" w:space="0" w:color="auto"/>
                    <w:bottom w:val="none" w:sz="0" w:space="0" w:color="auto"/>
                    <w:right w:val="none" w:sz="0" w:space="0" w:color="auto"/>
                  </w:divBdr>
                  <w:divsChild>
                    <w:div w:id="142090769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246720907">
          <w:marLeft w:val="0"/>
          <w:marRight w:val="0"/>
          <w:marTop w:val="0"/>
          <w:marBottom w:val="0"/>
          <w:divBdr>
            <w:top w:val="none" w:sz="0" w:space="0" w:color="auto"/>
            <w:left w:val="none" w:sz="0" w:space="0" w:color="auto"/>
            <w:bottom w:val="none" w:sz="0" w:space="0" w:color="auto"/>
            <w:right w:val="none" w:sz="0" w:space="0" w:color="auto"/>
          </w:divBdr>
          <w:divsChild>
            <w:div w:id="1227304338">
              <w:marLeft w:val="0"/>
              <w:marRight w:val="0"/>
              <w:marTop w:val="0"/>
              <w:marBottom w:val="0"/>
              <w:divBdr>
                <w:top w:val="none" w:sz="0" w:space="0" w:color="auto"/>
                <w:left w:val="none" w:sz="0" w:space="0" w:color="auto"/>
                <w:bottom w:val="none" w:sz="0" w:space="0" w:color="auto"/>
                <w:right w:val="none" w:sz="0" w:space="0" w:color="auto"/>
              </w:divBdr>
              <w:divsChild>
                <w:div w:id="267584971">
                  <w:marLeft w:val="0"/>
                  <w:marRight w:val="0"/>
                  <w:marTop w:val="0"/>
                  <w:marBottom w:val="0"/>
                  <w:divBdr>
                    <w:top w:val="none" w:sz="0" w:space="0" w:color="auto"/>
                    <w:left w:val="none" w:sz="0" w:space="0" w:color="auto"/>
                    <w:bottom w:val="none" w:sz="0" w:space="0" w:color="auto"/>
                    <w:right w:val="none" w:sz="0" w:space="0" w:color="auto"/>
                  </w:divBdr>
                  <w:divsChild>
                    <w:div w:id="1530877958">
                      <w:marLeft w:val="300"/>
                      <w:marRight w:val="300"/>
                      <w:marTop w:val="0"/>
                      <w:marBottom w:val="0"/>
                      <w:divBdr>
                        <w:top w:val="none" w:sz="0" w:space="0" w:color="auto"/>
                        <w:left w:val="none" w:sz="0" w:space="0" w:color="auto"/>
                        <w:bottom w:val="none" w:sz="0" w:space="0" w:color="auto"/>
                        <w:right w:val="none" w:sz="0" w:space="0" w:color="auto"/>
                      </w:divBdr>
                      <w:divsChild>
                        <w:div w:id="19133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923907">
          <w:marLeft w:val="0"/>
          <w:marRight w:val="0"/>
          <w:marTop w:val="0"/>
          <w:marBottom w:val="0"/>
          <w:divBdr>
            <w:top w:val="none" w:sz="0" w:space="0" w:color="auto"/>
            <w:left w:val="none" w:sz="0" w:space="0" w:color="auto"/>
            <w:bottom w:val="none" w:sz="0" w:space="0" w:color="auto"/>
            <w:right w:val="none" w:sz="0" w:space="0" w:color="auto"/>
          </w:divBdr>
          <w:divsChild>
            <w:div w:id="288703615">
              <w:marLeft w:val="0"/>
              <w:marRight w:val="0"/>
              <w:marTop w:val="0"/>
              <w:marBottom w:val="0"/>
              <w:divBdr>
                <w:top w:val="none" w:sz="0" w:space="0" w:color="auto"/>
                <w:left w:val="none" w:sz="0" w:space="0" w:color="auto"/>
                <w:bottom w:val="none" w:sz="0" w:space="0" w:color="auto"/>
                <w:right w:val="none" w:sz="0" w:space="0" w:color="auto"/>
              </w:divBdr>
              <w:divsChild>
                <w:div w:id="969091562">
                  <w:marLeft w:val="0"/>
                  <w:marRight w:val="0"/>
                  <w:marTop w:val="0"/>
                  <w:marBottom w:val="0"/>
                  <w:divBdr>
                    <w:top w:val="none" w:sz="0" w:space="0" w:color="auto"/>
                    <w:left w:val="none" w:sz="0" w:space="0" w:color="auto"/>
                    <w:bottom w:val="none" w:sz="0" w:space="0" w:color="auto"/>
                    <w:right w:val="none" w:sz="0" w:space="0" w:color="auto"/>
                  </w:divBdr>
                  <w:divsChild>
                    <w:div w:id="848376774">
                      <w:marLeft w:val="300"/>
                      <w:marRight w:val="300"/>
                      <w:marTop w:val="0"/>
                      <w:marBottom w:val="0"/>
                      <w:divBdr>
                        <w:top w:val="none" w:sz="0" w:space="0" w:color="auto"/>
                        <w:left w:val="none" w:sz="0" w:space="0" w:color="auto"/>
                        <w:bottom w:val="none" w:sz="0" w:space="0" w:color="auto"/>
                        <w:right w:val="none" w:sz="0" w:space="0" w:color="auto"/>
                      </w:divBdr>
                      <w:divsChild>
                        <w:div w:id="11915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623162">
          <w:marLeft w:val="0"/>
          <w:marRight w:val="0"/>
          <w:marTop w:val="0"/>
          <w:marBottom w:val="0"/>
          <w:divBdr>
            <w:top w:val="none" w:sz="0" w:space="0" w:color="auto"/>
            <w:left w:val="none" w:sz="0" w:space="0" w:color="auto"/>
            <w:bottom w:val="none" w:sz="0" w:space="0" w:color="auto"/>
            <w:right w:val="none" w:sz="0" w:space="0" w:color="auto"/>
          </w:divBdr>
          <w:divsChild>
            <w:div w:id="1601642334">
              <w:marLeft w:val="0"/>
              <w:marRight w:val="0"/>
              <w:marTop w:val="0"/>
              <w:marBottom w:val="0"/>
              <w:divBdr>
                <w:top w:val="none" w:sz="0" w:space="0" w:color="auto"/>
                <w:left w:val="none" w:sz="0" w:space="0" w:color="auto"/>
                <w:bottom w:val="none" w:sz="0" w:space="0" w:color="auto"/>
                <w:right w:val="none" w:sz="0" w:space="0" w:color="auto"/>
              </w:divBdr>
              <w:divsChild>
                <w:div w:id="1129515181">
                  <w:marLeft w:val="0"/>
                  <w:marRight w:val="0"/>
                  <w:marTop w:val="0"/>
                  <w:marBottom w:val="0"/>
                  <w:divBdr>
                    <w:top w:val="none" w:sz="0" w:space="0" w:color="auto"/>
                    <w:left w:val="none" w:sz="0" w:space="0" w:color="auto"/>
                    <w:bottom w:val="none" w:sz="0" w:space="0" w:color="auto"/>
                    <w:right w:val="none" w:sz="0" w:space="0" w:color="auto"/>
                  </w:divBdr>
                  <w:divsChild>
                    <w:div w:id="2024744878">
                      <w:marLeft w:val="300"/>
                      <w:marRight w:val="300"/>
                      <w:marTop w:val="0"/>
                      <w:marBottom w:val="0"/>
                      <w:divBdr>
                        <w:top w:val="none" w:sz="0" w:space="0" w:color="auto"/>
                        <w:left w:val="none" w:sz="0" w:space="0" w:color="auto"/>
                        <w:bottom w:val="none" w:sz="0" w:space="0" w:color="auto"/>
                        <w:right w:val="none" w:sz="0" w:space="0" w:color="auto"/>
                      </w:divBdr>
                      <w:divsChild>
                        <w:div w:id="1354841332">
                          <w:marLeft w:val="-345"/>
                          <w:marRight w:val="0"/>
                          <w:marTop w:val="0"/>
                          <w:marBottom w:val="0"/>
                          <w:divBdr>
                            <w:top w:val="none" w:sz="0" w:space="3" w:color="auto"/>
                            <w:left w:val="single" w:sz="18" w:space="15" w:color="000000"/>
                            <w:bottom w:val="none" w:sz="0" w:space="2" w:color="auto"/>
                            <w:right w:val="none" w:sz="0" w:space="0" w:color="auto"/>
                          </w:divBdr>
                          <w:divsChild>
                            <w:div w:id="16224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422871">
          <w:marLeft w:val="0"/>
          <w:marRight w:val="0"/>
          <w:marTop w:val="0"/>
          <w:marBottom w:val="0"/>
          <w:divBdr>
            <w:top w:val="none" w:sz="0" w:space="0" w:color="auto"/>
            <w:left w:val="none" w:sz="0" w:space="0" w:color="auto"/>
            <w:bottom w:val="none" w:sz="0" w:space="0" w:color="auto"/>
            <w:right w:val="none" w:sz="0" w:space="0" w:color="auto"/>
          </w:divBdr>
          <w:divsChild>
            <w:div w:id="898133711">
              <w:marLeft w:val="0"/>
              <w:marRight w:val="0"/>
              <w:marTop w:val="0"/>
              <w:marBottom w:val="0"/>
              <w:divBdr>
                <w:top w:val="none" w:sz="0" w:space="0" w:color="auto"/>
                <w:left w:val="none" w:sz="0" w:space="0" w:color="auto"/>
                <w:bottom w:val="none" w:sz="0" w:space="0" w:color="auto"/>
                <w:right w:val="none" w:sz="0" w:space="0" w:color="auto"/>
              </w:divBdr>
              <w:divsChild>
                <w:div w:id="1980257474">
                  <w:marLeft w:val="0"/>
                  <w:marRight w:val="0"/>
                  <w:marTop w:val="0"/>
                  <w:marBottom w:val="0"/>
                  <w:divBdr>
                    <w:top w:val="none" w:sz="0" w:space="0" w:color="auto"/>
                    <w:left w:val="none" w:sz="0" w:space="0" w:color="auto"/>
                    <w:bottom w:val="none" w:sz="0" w:space="0" w:color="auto"/>
                    <w:right w:val="none" w:sz="0" w:space="0" w:color="auto"/>
                  </w:divBdr>
                  <w:divsChild>
                    <w:div w:id="2088381292">
                      <w:marLeft w:val="300"/>
                      <w:marRight w:val="300"/>
                      <w:marTop w:val="0"/>
                      <w:marBottom w:val="0"/>
                      <w:divBdr>
                        <w:top w:val="none" w:sz="0" w:space="0" w:color="auto"/>
                        <w:left w:val="none" w:sz="0" w:space="0" w:color="auto"/>
                        <w:bottom w:val="none" w:sz="0" w:space="0" w:color="auto"/>
                        <w:right w:val="none" w:sz="0" w:space="0" w:color="auto"/>
                      </w:divBdr>
                      <w:divsChild>
                        <w:div w:id="33006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2121">
          <w:marLeft w:val="0"/>
          <w:marRight w:val="0"/>
          <w:marTop w:val="0"/>
          <w:marBottom w:val="0"/>
          <w:divBdr>
            <w:top w:val="none" w:sz="0" w:space="0" w:color="auto"/>
            <w:left w:val="none" w:sz="0" w:space="0" w:color="auto"/>
            <w:bottom w:val="none" w:sz="0" w:space="0" w:color="auto"/>
            <w:right w:val="none" w:sz="0" w:space="0" w:color="auto"/>
          </w:divBdr>
          <w:divsChild>
            <w:div w:id="12922119">
              <w:marLeft w:val="0"/>
              <w:marRight w:val="0"/>
              <w:marTop w:val="0"/>
              <w:marBottom w:val="0"/>
              <w:divBdr>
                <w:top w:val="none" w:sz="0" w:space="0" w:color="auto"/>
                <w:left w:val="none" w:sz="0" w:space="0" w:color="auto"/>
                <w:bottom w:val="none" w:sz="0" w:space="0" w:color="auto"/>
                <w:right w:val="none" w:sz="0" w:space="0" w:color="auto"/>
              </w:divBdr>
              <w:divsChild>
                <w:div w:id="1998798859">
                  <w:marLeft w:val="0"/>
                  <w:marRight w:val="0"/>
                  <w:marTop w:val="0"/>
                  <w:marBottom w:val="0"/>
                  <w:divBdr>
                    <w:top w:val="none" w:sz="0" w:space="0" w:color="auto"/>
                    <w:left w:val="none" w:sz="0" w:space="0" w:color="auto"/>
                    <w:bottom w:val="none" w:sz="0" w:space="0" w:color="auto"/>
                    <w:right w:val="none" w:sz="0" w:space="0" w:color="auto"/>
                  </w:divBdr>
                  <w:divsChild>
                    <w:div w:id="1370110356">
                      <w:marLeft w:val="0"/>
                      <w:marRight w:val="0"/>
                      <w:marTop w:val="0"/>
                      <w:marBottom w:val="0"/>
                      <w:divBdr>
                        <w:top w:val="none" w:sz="0" w:space="0" w:color="auto"/>
                        <w:left w:val="none" w:sz="0" w:space="0" w:color="auto"/>
                        <w:bottom w:val="none" w:sz="0" w:space="0" w:color="auto"/>
                        <w:right w:val="none" w:sz="0" w:space="0" w:color="auto"/>
                      </w:divBdr>
                      <w:divsChild>
                        <w:div w:id="1938633036">
                          <w:marLeft w:val="300"/>
                          <w:marRight w:val="300"/>
                          <w:marTop w:val="0"/>
                          <w:marBottom w:val="0"/>
                          <w:divBdr>
                            <w:top w:val="none" w:sz="0" w:space="0" w:color="auto"/>
                            <w:left w:val="none" w:sz="0" w:space="0" w:color="auto"/>
                            <w:bottom w:val="none" w:sz="0" w:space="0" w:color="auto"/>
                            <w:right w:val="none" w:sz="0" w:space="0" w:color="auto"/>
                          </w:divBdr>
                          <w:divsChild>
                            <w:div w:id="1696807239">
                              <w:marLeft w:val="0"/>
                              <w:marRight w:val="0"/>
                              <w:marTop w:val="0"/>
                              <w:marBottom w:val="0"/>
                              <w:divBdr>
                                <w:top w:val="none" w:sz="0" w:space="0" w:color="auto"/>
                                <w:left w:val="none" w:sz="0" w:space="0" w:color="auto"/>
                                <w:bottom w:val="none" w:sz="0" w:space="0" w:color="auto"/>
                                <w:right w:val="none" w:sz="0" w:space="0" w:color="auto"/>
                              </w:divBdr>
                            </w:div>
                          </w:divsChild>
                        </w:div>
                        <w:div w:id="1602640220">
                          <w:marLeft w:val="300"/>
                          <w:marRight w:val="300"/>
                          <w:marTop w:val="0"/>
                          <w:marBottom w:val="0"/>
                          <w:divBdr>
                            <w:top w:val="none" w:sz="0" w:space="0" w:color="auto"/>
                            <w:left w:val="none" w:sz="0" w:space="0" w:color="auto"/>
                            <w:bottom w:val="none" w:sz="0" w:space="0" w:color="auto"/>
                            <w:right w:val="none" w:sz="0" w:space="0" w:color="auto"/>
                          </w:divBdr>
                          <w:divsChild>
                            <w:div w:id="220406108">
                              <w:marLeft w:val="0"/>
                              <w:marRight w:val="0"/>
                              <w:marTop w:val="0"/>
                              <w:marBottom w:val="0"/>
                              <w:divBdr>
                                <w:top w:val="none" w:sz="0" w:space="0" w:color="auto"/>
                                <w:left w:val="none" w:sz="0" w:space="0" w:color="auto"/>
                                <w:bottom w:val="none" w:sz="0" w:space="0" w:color="auto"/>
                                <w:right w:val="none" w:sz="0" w:space="0" w:color="auto"/>
                              </w:divBdr>
                            </w:div>
                          </w:divsChild>
                        </w:div>
                        <w:div w:id="1118333808">
                          <w:marLeft w:val="300"/>
                          <w:marRight w:val="300"/>
                          <w:marTop w:val="0"/>
                          <w:marBottom w:val="0"/>
                          <w:divBdr>
                            <w:top w:val="none" w:sz="0" w:space="0" w:color="auto"/>
                            <w:left w:val="none" w:sz="0" w:space="0" w:color="auto"/>
                            <w:bottom w:val="none" w:sz="0" w:space="0" w:color="auto"/>
                            <w:right w:val="none" w:sz="0" w:space="0" w:color="auto"/>
                          </w:divBdr>
                          <w:divsChild>
                            <w:div w:id="20834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635385">
          <w:marLeft w:val="0"/>
          <w:marRight w:val="0"/>
          <w:marTop w:val="0"/>
          <w:marBottom w:val="0"/>
          <w:divBdr>
            <w:top w:val="none" w:sz="0" w:space="0" w:color="auto"/>
            <w:left w:val="none" w:sz="0" w:space="0" w:color="auto"/>
            <w:bottom w:val="none" w:sz="0" w:space="0" w:color="auto"/>
            <w:right w:val="none" w:sz="0" w:space="0" w:color="auto"/>
          </w:divBdr>
          <w:divsChild>
            <w:div w:id="346370560">
              <w:marLeft w:val="0"/>
              <w:marRight w:val="0"/>
              <w:marTop w:val="0"/>
              <w:marBottom w:val="0"/>
              <w:divBdr>
                <w:top w:val="none" w:sz="0" w:space="0" w:color="auto"/>
                <w:left w:val="none" w:sz="0" w:space="0" w:color="auto"/>
                <w:bottom w:val="none" w:sz="0" w:space="0" w:color="auto"/>
                <w:right w:val="none" w:sz="0" w:space="0" w:color="auto"/>
              </w:divBdr>
              <w:divsChild>
                <w:div w:id="706417773">
                  <w:marLeft w:val="300"/>
                  <w:marRight w:val="300"/>
                  <w:marTop w:val="0"/>
                  <w:marBottom w:val="0"/>
                  <w:divBdr>
                    <w:top w:val="none" w:sz="0" w:space="0" w:color="auto"/>
                    <w:left w:val="none" w:sz="0" w:space="0" w:color="auto"/>
                    <w:bottom w:val="none" w:sz="0" w:space="0" w:color="auto"/>
                    <w:right w:val="none" w:sz="0" w:space="0" w:color="auto"/>
                  </w:divBdr>
                  <w:divsChild>
                    <w:div w:id="35862542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928490760">
          <w:marLeft w:val="0"/>
          <w:marRight w:val="0"/>
          <w:marTop w:val="0"/>
          <w:marBottom w:val="0"/>
          <w:divBdr>
            <w:top w:val="none" w:sz="0" w:space="0" w:color="auto"/>
            <w:left w:val="none" w:sz="0" w:space="0" w:color="auto"/>
            <w:bottom w:val="none" w:sz="0" w:space="0" w:color="auto"/>
            <w:right w:val="none" w:sz="0" w:space="0" w:color="auto"/>
          </w:divBdr>
          <w:divsChild>
            <w:div w:id="1084495606">
              <w:marLeft w:val="0"/>
              <w:marRight w:val="0"/>
              <w:marTop w:val="0"/>
              <w:marBottom w:val="0"/>
              <w:divBdr>
                <w:top w:val="none" w:sz="0" w:space="0" w:color="auto"/>
                <w:left w:val="none" w:sz="0" w:space="0" w:color="auto"/>
                <w:bottom w:val="none" w:sz="0" w:space="0" w:color="auto"/>
                <w:right w:val="none" w:sz="0" w:space="0" w:color="auto"/>
              </w:divBdr>
              <w:divsChild>
                <w:div w:id="869222797">
                  <w:marLeft w:val="0"/>
                  <w:marRight w:val="0"/>
                  <w:marTop w:val="0"/>
                  <w:marBottom w:val="0"/>
                  <w:divBdr>
                    <w:top w:val="none" w:sz="0" w:space="0" w:color="auto"/>
                    <w:left w:val="none" w:sz="0" w:space="0" w:color="auto"/>
                    <w:bottom w:val="none" w:sz="0" w:space="0" w:color="auto"/>
                    <w:right w:val="none" w:sz="0" w:space="0" w:color="auto"/>
                  </w:divBdr>
                  <w:divsChild>
                    <w:div w:id="536896850">
                      <w:marLeft w:val="300"/>
                      <w:marRight w:val="300"/>
                      <w:marTop w:val="0"/>
                      <w:marBottom w:val="0"/>
                      <w:divBdr>
                        <w:top w:val="none" w:sz="0" w:space="0" w:color="auto"/>
                        <w:left w:val="none" w:sz="0" w:space="0" w:color="auto"/>
                        <w:bottom w:val="none" w:sz="0" w:space="0" w:color="auto"/>
                        <w:right w:val="none" w:sz="0" w:space="0" w:color="auto"/>
                      </w:divBdr>
                      <w:divsChild>
                        <w:div w:id="20307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1976">
          <w:marLeft w:val="0"/>
          <w:marRight w:val="0"/>
          <w:marTop w:val="0"/>
          <w:marBottom w:val="0"/>
          <w:divBdr>
            <w:top w:val="none" w:sz="0" w:space="0" w:color="auto"/>
            <w:left w:val="none" w:sz="0" w:space="0" w:color="auto"/>
            <w:bottom w:val="none" w:sz="0" w:space="0" w:color="auto"/>
            <w:right w:val="none" w:sz="0" w:space="0" w:color="auto"/>
          </w:divBdr>
          <w:divsChild>
            <w:div w:id="393432625">
              <w:marLeft w:val="0"/>
              <w:marRight w:val="0"/>
              <w:marTop w:val="0"/>
              <w:marBottom w:val="0"/>
              <w:divBdr>
                <w:top w:val="none" w:sz="0" w:space="0" w:color="auto"/>
                <w:left w:val="none" w:sz="0" w:space="0" w:color="auto"/>
                <w:bottom w:val="none" w:sz="0" w:space="0" w:color="auto"/>
                <w:right w:val="none" w:sz="0" w:space="0" w:color="auto"/>
              </w:divBdr>
              <w:divsChild>
                <w:div w:id="2056660518">
                  <w:marLeft w:val="0"/>
                  <w:marRight w:val="0"/>
                  <w:marTop w:val="0"/>
                  <w:marBottom w:val="0"/>
                  <w:divBdr>
                    <w:top w:val="none" w:sz="0" w:space="0" w:color="auto"/>
                    <w:left w:val="none" w:sz="0" w:space="0" w:color="auto"/>
                    <w:bottom w:val="none" w:sz="0" w:space="0" w:color="auto"/>
                    <w:right w:val="none" w:sz="0" w:space="0" w:color="auto"/>
                  </w:divBdr>
                  <w:divsChild>
                    <w:div w:id="1343976269">
                      <w:marLeft w:val="300"/>
                      <w:marRight w:val="300"/>
                      <w:marTop w:val="0"/>
                      <w:marBottom w:val="0"/>
                      <w:divBdr>
                        <w:top w:val="none" w:sz="0" w:space="0" w:color="auto"/>
                        <w:left w:val="none" w:sz="0" w:space="0" w:color="auto"/>
                        <w:bottom w:val="none" w:sz="0" w:space="0" w:color="auto"/>
                        <w:right w:val="none" w:sz="0" w:space="0" w:color="auto"/>
                      </w:divBdr>
                      <w:divsChild>
                        <w:div w:id="362094426">
                          <w:marLeft w:val="-345"/>
                          <w:marRight w:val="0"/>
                          <w:marTop w:val="0"/>
                          <w:marBottom w:val="0"/>
                          <w:divBdr>
                            <w:top w:val="none" w:sz="0" w:space="3" w:color="auto"/>
                            <w:left w:val="single" w:sz="18" w:space="15" w:color="000000"/>
                            <w:bottom w:val="none" w:sz="0" w:space="2" w:color="auto"/>
                            <w:right w:val="none" w:sz="0" w:space="0" w:color="auto"/>
                          </w:divBdr>
                          <w:divsChild>
                            <w:div w:id="91331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57794">
          <w:marLeft w:val="0"/>
          <w:marRight w:val="0"/>
          <w:marTop w:val="0"/>
          <w:marBottom w:val="0"/>
          <w:divBdr>
            <w:top w:val="none" w:sz="0" w:space="0" w:color="auto"/>
            <w:left w:val="none" w:sz="0" w:space="0" w:color="auto"/>
            <w:bottom w:val="none" w:sz="0" w:space="0" w:color="auto"/>
            <w:right w:val="none" w:sz="0" w:space="0" w:color="auto"/>
          </w:divBdr>
          <w:divsChild>
            <w:div w:id="1737823728">
              <w:marLeft w:val="0"/>
              <w:marRight w:val="0"/>
              <w:marTop w:val="0"/>
              <w:marBottom w:val="0"/>
              <w:divBdr>
                <w:top w:val="none" w:sz="0" w:space="0" w:color="auto"/>
                <w:left w:val="none" w:sz="0" w:space="0" w:color="auto"/>
                <w:bottom w:val="none" w:sz="0" w:space="0" w:color="auto"/>
                <w:right w:val="none" w:sz="0" w:space="0" w:color="auto"/>
              </w:divBdr>
              <w:divsChild>
                <w:div w:id="1799760161">
                  <w:marLeft w:val="0"/>
                  <w:marRight w:val="0"/>
                  <w:marTop w:val="0"/>
                  <w:marBottom w:val="0"/>
                  <w:divBdr>
                    <w:top w:val="none" w:sz="0" w:space="0" w:color="auto"/>
                    <w:left w:val="none" w:sz="0" w:space="0" w:color="auto"/>
                    <w:bottom w:val="none" w:sz="0" w:space="0" w:color="auto"/>
                    <w:right w:val="none" w:sz="0" w:space="0" w:color="auto"/>
                  </w:divBdr>
                  <w:divsChild>
                    <w:div w:id="1873685947">
                      <w:marLeft w:val="300"/>
                      <w:marRight w:val="300"/>
                      <w:marTop w:val="0"/>
                      <w:marBottom w:val="0"/>
                      <w:divBdr>
                        <w:top w:val="none" w:sz="0" w:space="0" w:color="auto"/>
                        <w:left w:val="none" w:sz="0" w:space="0" w:color="auto"/>
                        <w:bottom w:val="none" w:sz="0" w:space="0" w:color="auto"/>
                        <w:right w:val="none" w:sz="0" w:space="0" w:color="auto"/>
                      </w:divBdr>
                      <w:divsChild>
                        <w:div w:id="15819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859048">
          <w:marLeft w:val="0"/>
          <w:marRight w:val="0"/>
          <w:marTop w:val="0"/>
          <w:marBottom w:val="0"/>
          <w:divBdr>
            <w:top w:val="none" w:sz="0" w:space="0" w:color="auto"/>
            <w:left w:val="none" w:sz="0" w:space="0" w:color="auto"/>
            <w:bottom w:val="none" w:sz="0" w:space="0" w:color="auto"/>
            <w:right w:val="none" w:sz="0" w:space="0" w:color="auto"/>
          </w:divBdr>
          <w:divsChild>
            <w:div w:id="1923102587">
              <w:marLeft w:val="0"/>
              <w:marRight w:val="0"/>
              <w:marTop w:val="0"/>
              <w:marBottom w:val="0"/>
              <w:divBdr>
                <w:top w:val="none" w:sz="0" w:space="0" w:color="auto"/>
                <w:left w:val="none" w:sz="0" w:space="0" w:color="auto"/>
                <w:bottom w:val="none" w:sz="0" w:space="0" w:color="auto"/>
                <w:right w:val="none" w:sz="0" w:space="0" w:color="auto"/>
              </w:divBdr>
              <w:divsChild>
                <w:div w:id="1717927641">
                  <w:marLeft w:val="0"/>
                  <w:marRight w:val="0"/>
                  <w:marTop w:val="0"/>
                  <w:marBottom w:val="0"/>
                  <w:divBdr>
                    <w:top w:val="none" w:sz="0" w:space="0" w:color="auto"/>
                    <w:left w:val="none" w:sz="0" w:space="0" w:color="auto"/>
                    <w:bottom w:val="none" w:sz="0" w:space="0" w:color="auto"/>
                    <w:right w:val="none" w:sz="0" w:space="0" w:color="auto"/>
                  </w:divBdr>
                  <w:divsChild>
                    <w:div w:id="1241868501">
                      <w:marLeft w:val="300"/>
                      <w:marRight w:val="300"/>
                      <w:marTop w:val="0"/>
                      <w:marBottom w:val="0"/>
                      <w:divBdr>
                        <w:top w:val="none" w:sz="0" w:space="0" w:color="auto"/>
                        <w:left w:val="none" w:sz="0" w:space="0" w:color="auto"/>
                        <w:bottom w:val="none" w:sz="0" w:space="0" w:color="auto"/>
                        <w:right w:val="none" w:sz="0" w:space="0" w:color="auto"/>
                      </w:divBdr>
                      <w:divsChild>
                        <w:div w:id="17203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543317">
          <w:marLeft w:val="0"/>
          <w:marRight w:val="0"/>
          <w:marTop w:val="0"/>
          <w:marBottom w:val="0"/>
          <w:divBdr>
            <w:top w:val="none" w:sz="0" w:space="0" w:color="auto"/>
            <w:left w:val="none" w:sz="0" w:space="0" w:color="auto"/>
            <w:bottom w:val="none" w:sz="0" w:space="0" w:color="auto"/>
            <w:right w:val="none" w:sz="0" w:space="0" w:color="auto"/>
          </w:divBdr>
          <w:divsChild>
            <w:div w:id="352416722">
              <w:marLeft w:val="0"/>
              <w:marRight w:val="0"/>
              <w:marTop w:val="0"/>
              <w:marBottom w:val="0"/>
              <w:divBdr>
                <w:top w:val="none" w:sz="0" w:space="0" w:color="auto"/>
                <w:left w:val="none" w:sz="0" w:space="0" w:color="auto"/>
                <w:bottom w:val="none" w:sz="0" w:space="0" w:color="auto"/>
                <w:right w:val="none" w:sz="0" w:space="0" w:color="auto"/>
              </w:divBdr>
              <w:divsChild>
                <w:div w:id="1110049546">
                  <w:marLeft w:val="0"/>
                  <w:marRight w:val="0"/>
                  <w:marTop w:val="0"/>
                  <w:marBottom w:val="0"/>
                  <w:divBdr>
                    <w:top w:val="none" w:sz="0" w:space="0" w:color="auto"/>
                    <w:left w:val="none" w:sz="0" w:space="0" w:color="auto"/>
                    <w:bottom w:val="none" w:sz="0" w:space="0" w:color="auto"/>
                    <w:right w:val="none" w:sz="0" w:space="0" w:color="auto"/>
                  </w:divBdr>
                  <w:divsChild>
                    <w:div w:id="1741294775">
                      <w:marLeft w:val="300"/>
                      <w:marRight w:val="300"/>
                      <w:marTop w:val="0"/>
                      <w:marBottom w:val="0"/>
                      <w:divBdr>
                        <w:top w:val="none" w:sz="0" w:space="0" w:color="auto"/>
                        <w:left w:val="none" w:sz="0" w:space="0" w:color="auto"/>
                        <w:bottom w:val="none" w:sz="0" w:space="0" w:color="auto"/>
                        <w:right w:val="none" w:sz="0" w:space="0" w:color="auto"/>
                      </w:divBdr>
                      <w:divsChild>
                        <w:div w:id="1309672798">
                          <w:marLeft w:val="-345"/>
                          <w:marRight w:val="0"/>
                          <w:marTop w:val="0"/>
                          <w:marBottom w:val="0"/>
                          <w:divBdr>
                            <w:top w:val="none" w:sz="0" w:space="3" w:color="auto"/>
                            <w:left w:val="single" w:sz="18" w:space="15" w:color="000000"/>
                            <w:bottom w:val="none" w:sz="0" w:space="2" w:color="auto"/>
                            <w:right w:val="none" w:sz="0" w:space="0" w:color="auto"/>
                          </w:divBdr>
                          <w:divsChild>
                            <w:div w:id="5708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200840">
          <w:marLeft w:val="0"/>
          <w:marRight w:val="0"/>
          <w:marTop w:val="0"/>
          <w:marBottom w:val="0"/>
          <w:divBdr>
            <w:top w:val="none" w:sz="0" w:space="0" w:color="auto"/>
            <w:left w:val="none" w:sz="0" w:space="0" w:color="auto"/>
            <w:bottom w:val="none" w:sz="0" w:space="0" w:color="auto"/>
            <w:right w:val="none" w:sz="0" w:space="0" w:color="auto"/>
          </w:divBdr>
          <w:divsChild>
            <w:div w:id="1130779269">
              <w:marLeft w:val="0"/>
              <w:marRight w:val="0"/>
              <w:marTop w:val="0"/>
              <w:marBottom w:val="0"/>
              <w:divBdr>
                <w:top w:val="none" w:sz="0" w:space="0" w:color="auto"/>
                <w:left w:val="none" w:sz="0" w:space="0" w:color="auto"/>
                <w:bottom w:val="none" w:sz="0" w:space="0" w:color="auto"/>
                <w:right w:val="none" w:sz="0" w:space="0" w:color="auto"/>
              </w:divBdr>
              <w:divsChild>
                <w:div w:id="387143888">
                  <w:marLeft w:val="0"/>
                  <w:marRight w:val="0"/>
                  <w:marTop w:val="0"/>
                  <w:marBottom w:val="0"/>
                  <w:divBdr>
                    <w:top w:val="none" w:sz="0" w:space="0" w:color="auto"/>
                    <w:left w:val="none" w:sz="0" w:space="0" w:color="auto"/>
                    <w:bottom w:val="none" w:sz="0" w:space="0" w:color="auto"/>
                    <w:right w:val="none" w:sz="0" w:space="0" w:color="auto"/>
                  </w:divBdr>
                  <w:divsChild>
                    <w:div w:id="2098015069">
                      <w:marLeft w:val="0"/>
                      <w:marRight w:val="0"/>
                      <w:marTop w:val="0"/>
                      <w:marBottom w:val="0"/>
                      <w:divBdr>
                        <w:top w:val="none" w:sz="0" w:space="0" w:color="auto"/>
                        <w:left w:val="none" w:sz="0" w:space="0" w:color="auto"/>
                        <w:bottom w:val="none" w:sz="0" w:space="0" w:color="auto"/>
                        <w:right w:val="none" w:sz="0" w:space="0" w:color="auto"/>
                      </w:divBdr>
                      <w:divsChild>
                        <w:div w:id="28721982">
                          <w:marLeft w:val="300"/>
                          <w:marRight w:val="300"/>
                          <w:marTop w:val="0"/>
                          <w:marBottom w:val="0"/>
                          <w:divBdr>
                            <w:top w:val="none" w:sz="0" w:space="0" w:color="auto"/>
                            <w:left w:val="none" w:sz="0" w:space="0" w:color="auto"/>
                            <w:bottom w:val="none" w:sz="0" w:space="0" w:color="auto"/>
                            <w:right w:val="none" w:sz="0" w:space="0" w:color="auto"/>
                          </w:divBdr>
                          <w:divsChild>
                            <w:div w:id="1422293077">
                              <w:marLeft w:val="0"/>
                              <w:marRight w:val="0"/>
                              <w:marTop w:val="0"/>
                              <w:marBottom w:val="0"/>
                              <w:divBdr>
                                <w:top w:val="none" w:sz="0" w:space="0" w:color="auto"/>
                                <w:left w:val="none" w:sz="0" w:space="0" w:color="auto"/>
                                <w:bottom w:val="none" w:sz="0" w:space="0" w:color="auto"/>
                                <w:right w:val="none" w:sz="0" w:space="0" w:color="auto"/>
                              </w:divBdr>
                            </w:div>
                          </w:divsChild>
                        </w:div>
                        <w:div w:id="456753077">
                          <w:marLeft w:val="300"/>
                          <w:marRight w:val="300"/>
                          <w:marTop w:val="0"/>
                          <w:marBottom w:val="0"/>
                          <w:divBdr>
                            <w:top w:val="none" w:sz="0" w:space="0" w:color="auto"/>
                            <w:left w:val="none" w:sz="0" w:space="0" w:color="auto"/>
                            <w:bottom w:val="none" w:sz="0" w:space="0" w:color="auto"/>
                            <w:right w:val="none" w:sz="0" w:space="0" w:color="auto"/>
                          </w:divBdr>
                          <w:divsChild>
                            <w:div w:id="628319597">
                              <w:marLeft w:val="0"/>
                              <w:marRight w:val="0"/>
                              <w:marTop w:val="0"/>
                              <w:marBottom w:val="0"/>
                              <w:divBdr>
                                <w:top w:val="none" w:sz="0" w:space="0" w:color="auto"/>
                                <w:left w:val="none" w:sz="0" w:space="0" w:color="auto"/>
                                <w:bottom w:val="none" w:sz="0" w:space="0" w:color="auto"/>
                                <w:right w:val="none" w:sz="0" w:space="0" w:color="auto"/>
                              </w:divBdr>
                            </w:div>
                          </w:divsChild>
                        </w:div>
                        <w:div w:id="2073042709">
                          <w:marLeft w:val="300"/>
                          <w:marRight w:val="300"/>
                          <w:marTop w:val="0"/>
                          <w:marBottom w:val="0"/>
                          <w:divBdr>
                            <w:top w:val="none" w:sz="0" w:space="0" w:color="auto"/>
                            <w:left w:val="none" w:sz="0" w:space="0" w:color="auto"/>
                            <w:bottom w:val="none" w:sz="0" w:space="0" w:color="auto"/>
                            <w:right w:val="none" w:sz="0" w:space="0" w:color="auto"/>
                          </w:divBdr>
                          <w:divsChild>
                            <w:div w:id="4166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069520">
          <w:marLeft w:val="0"/>
          <w:marRight w:val="0"/>
          <w:marTop w:val="0"/>
          <w:marBottom w:val="0"/>
          <w:divBdr>
            <w:top w:val="none" w:sz="0" w:space="0" w:color="auto"/>
            <w:left w:val="none" w:sz="0" w:space="0" w:color="auto"/>
            <w:bottom w:val="none" w:sz="0" w:space="0" w:color="auto"/>
            <w:right w:val="none" w:sz="0" w:space="0" w:color="auto"/>
          </w:divBdr>
          <w:divsChild>
            <w:div w:id="1162431057">
              <w:marLeft w:val="0"/>
              <w:marRight w:val="0"/>
              <w:marTop w:val="0"/>
              <w:marBottom w:val="0"/>
              <w:divBdr>
                <w:top w:val="none" w:sz="0" w:space="0" w:color="auto"/>
                <w:left w:val="none" w:sz="0" w:space="0" w:color="auto"/>
                <w:bottom w:val="none" w:sz="0" w:space="0" w:color="auto"/>
                <w:right w:val="none" w:sz="0" w:space="0" w:color="auto"/>
              </w:divBdr>
              <w:divsChild>
                <w:div w:id="1041174864">
                  <w:marLeft w:val="300"/>
                  <w:marRight w:val="300"/>
                  <w:marTop w:val="0"/>
                  <w:marBottom w:val="0"/>
                  <w:divBdr>
                    <w:top w:val="none" w:sz="0" w:space="0" w:color="auto"/>
                    <w:left w:val="none" w:sz="0" w:space="0" w:color="auto"/>
                    <w:bottom w:val="none" w:sz="0" w:space="0" w:color="auto"/>
                    <w:right w:val="none" w:sz="0" w:space="0" w:color="auto"/>
                  </w:divBdr>
                  <w:divsChild>
                    <w:div w:id="200181441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904875499">
          <w:marLeft w:val="0"/>
          <w:marRight w:val="0"/>
          <w:marTop w:val="0"/>
          <w:marBottom w:val="0"/>
          <w:divBdr>
            <w:top w:val="none" w:sz="0" w:space="0" w:color="auto"/>
            <w:left w:val="none" w:sz="0" w:space="0" w:color="auto"/>
            <w:bottom w:val="none" w:sz="0" w:space="0" w:color="auto"/>
            <w:right w:val="none" w:sz="0" w:space="0" w:color="auto"/>
          </w:divBdr>
          <w:divsChild>
            <w:div w:id="1493721857">
              <w:marLeft w:val="0"/>
              <w:marRight w:val="0"/>
              <w:marTop w:val="0"/>
              <w:marBottom w:val="0"/>
              <w:divBdr>
                <w:top w:val="none" w:sz="0" w:space="0" w:color="auto"/>
                <w:left w:val="none" w:sz="0" w:space="0" w:color="auto"/>
                <w:bottom w:val="none" w:sz="0" w:space="0" w:color="auto"/>
                <w:right w:val="none" w:sz="0" w:space="0" w:color="auto"/>
              </w:divBdr>
              <w:divsChild>
                <w:div w:id="945618993">
                  <w:marLeft w:val="0"/>
                  <w:marRight w:val="0"/>
                  <w:marTop w:val="0"/>
                  <w:marBottom w:val="0"/>
                  <w:divBdr>
                    <w:top w:val="none" w:sz="0" w:space="0" w:color="auto"/>
                    <w:left w:val="none" w:sz="0" w:space="0" w:color="auto"/>
                    <w:bottom w:val="none" w:sz="0" w:space="0" w:color="auto"/>
                    <w:right w:val="none" w:sz="0" w:space="0" w:color="auto"/>
                  </w:divBdr>
                  <w:divsChild>
                    <w:div w:id="2068217706">
                      <w:marLeft w:val="300"/>
                      <w:marRight w:val="300"/>
                      <w:marTop w:val="0"/>
                      <w:marBottom w:val="0"/>
                      <w:divBdr>
                        <w:top w:val="none" w:sz="0" w:space="0" w:color="auto"/>
                        <w:left w:val="none" w:sz="0" w:space="0" w:color="auto"/>
                        <w:bottom w:val="none" w:sz="0" w:space="0" w:color="auto"/>
                        <w:right w:val="none" w:sz="0" w:space="0" w:color="auto"/>
                      </w:divBdr>
                      <w:divsChild>
                        <w:div w:id="13472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17109">
          <w:marLeft w:val="0"/>
          <w:marRight w:val="0"/>
          <w:marTop w:val="0"/>
          <w:marBottom w:val="0"/>
          <w:divBdr>
            <w:top w:val="none" w:sz="0" w:space="0" w:color="auto"/>
            <w:left w:val="none" w:sz="0" w:space="0" w:color="auto"/>
            <w:bottom w:val="none" w:sz="0" w:space="0" w:color="auto"/>
            <w:right w:val="none" w:sz="0" w:space="0" w:color="auto"/>
          </w:divBdr>
          <w:divsChild>
            <w:div w:id="1075712133">
              <w:marLeft w:val="0"/>
              <w:marRight w:val="0"/>
              <w:marTop w:val="0"/>
              <w:marBottom w:val="0"/>
              <w:divBdr>
                <w:top w:val="none" w:sz="0" w:space="0" w:color="auto"/>
                <w:left w:val="none" w:sz="0" w:space="0" w:color="auto"/>
                <w:bottom w:val="none" w:sz="0" w:space="0" w:color="auto"/>
                <w:right w:val="none" w:sz="0" w:space="0" w:color="auto"/>
              </w:divBdr>
              <w:divsChild>
                <w:div w:id="866873570">
                  <w:marLeft w:val="0"/>
                  <w:marRight w:val="0"/>
                  <w:marTop w:val="0"/>
                  <w:marBottom w:val="0"/>
                  <w:divBdr>
                    <w:top w:val="none" w:sz="0" w:space="0" w:color="auto"/>
                    <w:left w:val="none" w:sz="0" w:space="0" w:color="auto"/>
                    <w:bottom w:val="none" w:sz="0" w:space="0" w:color="auto"/>
                    <w:right w:val="none" w:sz="0" w:space="0" w:color="auto"/>
                  </w:divBdr>
                  <w:divsChild>
                    <w:div w:id="1142161826">
                      <w:marLeft w:val="300"/>
                      <w:marRight w:val="300"/>
                      <w:marTop w:val="0"/>
                      <w:marBottom w:val="0"/>
                      <w:divBdr>
                        <w:top w:val="none" w:sz="0" w:space="0" w:color="auto"/>
                        <w:left w:val="none" w:sz="0" w:space="0" w:color="auto"/>
                        <w:bottom w:val="none" w:sz="0" w:space="0" w:color="auto"/>
                        <w:right w:val="none" w:sz="0" w:space="0" w:color="auto"/>
                      </w:divBdr>
                      <w:divsChild>
                        <w:div w:id="1103692799">
                          <w:marLeft w:val="-345"/>
                          <w:marRight w:val="0"/>
                          <w:marTop w:val="0"/>
                          <w:marBottom w:val="0"/>
                          <w:divBdr>
                            <w:top w:val="none" w:sz="0" w:space="3" w:color="auto"/>
                            <w:left w:val="single" w:sz="18" w:space="15" w:color="000000"/>
                            <w:bottom w:val="none" w:sz="0" w:space="2" w:color="auto"/>
                            <w:right w:val="none" w:sz="0" w:space="0" w:color="auto"/>
                          </w:divBdr>
                          <w:divsChild>
                            <w:div w:id="14315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721052">
          <w:marLeft w:val="0"/>
          <w:marRight w:val="0"/>
          <w:marTop w:val="0"/>
          <w:marBottom w:val="0"/>
          <w:divBdr>
            <w:top w:val="none" w:sz="0" w:space="0" w:color="auto"/>
            <w:left w:val="none" w:sz="0" w:space="0" w:color="auto"/>
            <w:bottom w:val="none" w:sz="0" w:space="0" w:color="auto"/>
            <w:right w:val="none" w:sz="0" w:space="0" w:color="auto"/>
          </w:divBdr>
          <w:divsChild>
            <w:div w:id="1206259115">
              <w:marLeft w:val="0"/>
              <w:marRight w:val="0"/>
              <w:marTop w:val="0"/>
              <w:marBottom w:val="0"/>
              <w:divBdr>
                <w:top w:val="none" w:sz="0" w:space="0" w:color="auto"/>
                <w:left w:val="none" w:sz="0" w:space="0" w:color="auto"/>
                <w:bottom w:val="none" w:sz="0" w:space="0" w:color="auto"/>
                <w:right w:val="none" w:sz="0" w:space="0" w:color="auto"/>
              </w:divBdr>
              <w:divsChild>
                <w:div w:id="316959073">
                  <w:marLeft w:val="0"/>
                  <w:marRight w:val="0"/>
                  <w:marTop w:val="0"/>
                  <w:marBottom w:val="0"/>
                  <w:divBdr>
                    <w:top w:val="none" w:sz="0" w:space="0" w:color="auto"/>
                    <w:left w:val="none" w:sz="0" w:space="0" w:color="auto"/>
                    <w:bottom w:val="none" w:sz="0" w:space="0" w:color="auto"/>
                    <w:right w:val="none" w:sz="0" w:space="0" w:color="auto"/>
                  </w:divBdr>
                  <w:divsChild>
                    <w:div w:id="1689137262">
                      <w:marLeft w:val="300"/>
                      <w:marRight w:val="300"/>
                      <w:marTop w:val="0"/>
                      <w:marBottom w:val="0"/>
                      <w:divBdr>
                        <w:top w:val="none" w:sz="0" w:space="0" w:color="auto"/>
                        <w:left w:val="none" w:sz="0" w:space="0" w:color="auto"/>
                        <w:bottom w:val="none" w:sz="0" w:space="0" w:color="auto"/>
                        <w:right w:val="none" w:sz="0" w:space="0" w:color="auto"/>
                      </w:divBdr>
                      <w:divsChild>
                        <w:div w:id="212357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835963">
          <w:marLeft w:val="0"/>
          <w:marRight w:val="0"/>
          <w:marTop w:val="0"/>
          <w:marBottom w:val="0"/>
          <w:divBdr>
            <w:top w:val="none" w:sz="0" w:space="0" w:color="auto"/>
            <w:left w:val="none" w:sz="0" w:space="0" w:color="auto"/>
            <w:bottom w:val="none" w:sz="0" w:space="0" w:color="auto"/>
            <w:right w:val="none" w:sz="0" w:space="0" w:color="auto"/>
          </w:divBdr>
          <w:divsChild>
            <w:div w:id="1909995973">
              <w:marLeft w:val="0"/>
              <w:marRight w:val="0"/>
              <w:marTop w:val="0"/>
              <w:marBottom w:val="0"/>
              <w:divBdr>
                <w:top w:val="none" w:sz="0" w:space="0" w:color="auto"/>
                <w:left w:val="none" w:sz="0" w:space="0" w:color="auto"/>
                <w:bottom w:val="none" w:sz="0" w:space="0" w:color="auto"/>
                <w:right w:val="none" w:sz="0" w:space="0" w:color="auto"/>
              </w:divBdr>
              <w:divsChild>
                <w:div w:id="1052193752">
                  <w:marLeft w:val="0"/>
                  <w:marRight w:val="0"/>
                  <w:marTop w:val="0"/>
                  <w:marBottom w:val="0"/>
                  <w:divBdr>
                    <w:top w:val="none" w:sz="0" w:space="0" w:color="auto"/>
                    <w:left w:val="none" w:sz="0" w:space="0" w:color="auto"/>
                    <w:bottom w:val="none" w:sz="0" w:space="0" w:color="auto"/>
                    <w:right w:val="none" w:sz="0" w:space="0" w:color="auto"/>
                  </w:divBdr>
                  <w:divsChild>
                    <w:div w:id="819612228">
                      <w:marLeft w:val="300"/>
                      <w:marRight w:val="300"/>
                      <w:marTop w:val="0"/>
                      <w:marBottom w:val="0"/>
                      <w:divBdr>
                        <w:top w:val="none" w:sz="0" w:space="0" w:color="auto"/>
                        <w:left w:val="none" w:sz="0" w:space="0" w:color="auto"/>
                        <w:bottom w:val="none" w:sz="0" w:space="0" w:color="auto"/>
                        <w:right w:val="none" w:sz="0" w:space="0" w:color="auto"/>
                      </w:divBdr>
                      <w:divsChild>
                        <w:div w:id="1107231902">
                          <w:marLeft w:val="-345"/>
                          <w:marRight w:val="0"/>
                          <w:marTop w:val="0"/>
                          <w:marBottom w:val="0"/>
                          <w:divBdr>
                            <w:top w:val="none" w:sz="0" w:space="3" w:color="auto"/>
                            <w:left w:val="single" w:sz="18" w:space="15" w:color="000000"/>
                            <w:bottom w:val="none" w:sz="0" w:space="2" w:color="auto"/>
                            <w:right w:val="none" w:sz="0" w:space="0" w:color="auto"/>
                          </w:divBdr>
                          <w:divsChild>
                            <w:div w:id="14002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934630">
          <w:marLeft w:val="0"/>
          <w:marRight w:val="0"/>
          <w:marTop w:val="0"/>
          <w:marBottom w:val="0"/>
          <w:divBdr>
            <w:top w:val="none" w:sz="0" w:space="0" w:color="auto"/>
            <w:left w:val="none" w:sz="0" w:space="0" w:color="auto"/>
            <w:bottom w:val="none" w:sz="0" w:space="0" w:color="auto"/>
            <w:right w:val="none" w:sz="0" w:space="0" w:color="auto"/>
          </w:divBdr>
          <w:divsChild>
            <w:div w:id="1575776489">
              <w:marLeft w:val="0"/>
              <w:marRight w:val="0"/>
              <w:marTop w:val="0"/>
              <w:marBottom w:val="0"/>
              <w:divBdr>
                <w:top w:val="none" w:sz="0" w:space="0" w:color="auto"/>
                <w:left w:val="none" w:sz="0" w:space="0" w:color="auto"/>
                <w:bottom w:val="none" w:sz="0" w:space="0" w:color="auto"/>
                <w:right w:val="none" w:sz="0" w:space="0" w:color="auto"/>
              </w:divBdr>
              <w:divsChild>
                <w:div w:id="380904516">
                  <w:marLeft w:val="0"/>
                  <w:marRight w:val="0"/>
                  <w:marTop w:val="0"/>
                  <w:marBottom w:val="0"/>
                  <w:divBdr>
                    <w:top w:val="none" w:sz="0" w:space="0" w:color="auto"/>
                    <w:left w:val="none" w:sz="0" w:space="0" w:color="auto"/>
                    <w:bottom w:val="none" w:sz="0" w:space="0" w:color="auto"/>
                    <w:right w:val="none" w:sz="0" w:space="0" w:color="auto"/>
                  </w:divBdr>
                  <w:divsChild>
                    <w:div w:id="75516226">
                      <w:marLeft w:val="0"/>
                      <w:marRight w:val="0"/>
                      <w:marTop w:val="0"/>
                      <w:marBottom w:val="0"/>
                      <w:divBdr>
                        <w:top w:val="none" w:sz="0" w:space="0" w:color="auto"/>
                        <w:left w:val="none" w:sz="0" w:space="0" w:color="auto"/>
                        <w:bottom w:val="none" w:sz="0" w:space="0" w:color="auto"/>
                        <w:right w:val="none" w:sz="0" w:space="0" w:color="auto"/>
                      </w:divBdr>
                      <w:divsChild>
                        <w:div w:id="1426615392">
                          <w:marLeft w:val="300"/>
                          <w:marRight w:val="300"/>
                          <w:marTop w:val="0"/>
                          <w:marBottom w:val="0"/>
                          <w:divBdr>
                            <w:top w:val="none" w:sz="0" w:space="0" w:color="auto"/>
                            <w:left w:val="none" w:sz="0" w:space="0" w:color="auto"/>
                            <w:bottom w:val="none" w:sz="0" w:space="0" w:color="auto"/>
                            <w:right w:val="none" w:sz="0" w:space="0" w:color="auto"/>
                          </w:divBdr>
                          <w:divsChild>
                            <w:div w:id="1173298831">
                              <w:marLeft w:val="0"/>
                              <w:marRight w:val="0"/>
                              <w:marTop w:val="0"/>
                              <w:marBottom w:val="0"/>
                              <w:divBdr>
                                <w:top w:val="none" w:sz="0" w:space="0" w:color="auto"/>
                                <w:left w:val="none" w:sz="0" w:space="0" w:color="auto"/>
                                <w:bottom w:val="none" w:sz="0" w:space="0" w:color="auto"/>
                                <w:right w:val="none" w:sz="0" w:space="0" w:color="auto"/>
                              </w:divBdr>
                              <w:divsChild>
                                <w:div w:id="1788768009">
                                  <w:marLeft w:val="0"/>
                                  <w:marRight w:val="0"/>
                                  <w:marTop w:val="0"/>
                                  <w:marBottom w:val="0"/>
                                  <w:divBdr>
                                    <w:top w:val="none" w:sz="0" w:space="0" w:color="auto"/>
                                    <w:left w:val="none" w:sz="0" w:space="0" w:color="auto"/>
                                    <w:bottom w:val="none" w:sz="0" w:space="0" w:color="auto"/>
                                    <w:right w:val="none" w:sz="0" w:space="0" w:color="auto"/>
                                  </w:divBdr>
                                </w:div>
                              </w:divsChild>
                            </w:div>
                            <w:div w:id="1495219129">
                              <w:marLeft w:val="0"/>
                              <w:marRight w:val="0"/>
                              <w:marTop w:val="0"/>
                              <w:marBottom w:val="0"/>
                              <w:divBdr>
                                <w:top w:val="none" w:sz="0" w:space="0" w:color="auto"/>
                                <w:left w:val="none" w:sz="0" w:space="0" w:color="auto"/>
                                <w:bottom w:val="none" w:sz="0" w:space="0" w:color="auto"/>
                                <w:right w:val="none" w:sz="0" w:space="0" w:color="auto"/>
                              </w:divBdr>
                            </w:div>
                          </w:divsChild>
                        </w:div>
                        <w:div w:id="398554884">
                          <w:marLeft w:val="300"/>
                          <w:marRight w:val="300"/>
                          <w:marTop w:val="0"/>
                          <w:marBottom w:val="0"/>
                          <w:divBdr>
                            <w:top w:val="none" w:sz="0" w:space="0" w:color="auto"/>
                            <w:left w:val="none" w:sz="0" w:space="0" w:color="auto"/>
                            <w:bottom w:val="none" w:sz="0" w:space="0" w:color="auto"/>
                            <w:right w:val="none" w:sz="0" w:space="0" w:color="auto"/>
                          </w:divBdr>
                          <w:divsChild>
                            <w:div w:id="11540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83658">
          <w:marLeft w:val="0"/>
          <w:marRight w:val="0"/>
          <w:marTop w:val="0"/>
          <w:marBottom w:val="0"/>
          <w:divBdr>
            <w:top w:val="none" w:sz="0" w:space="0" w:color="auto"/>
            <w:left w:val="none" w:sz="0" w:space="0" w:color="auto"/>
            <w:bottom w:val="none" w:sz="0" w:space="0" w:color="auto"/>
            <w:right w:val="none" w:sz="0" w:space="0" w:color="auto"/>
          </w:divBdr>
          <w:divsChild>
            <w:div w:id="358238040">
              <w:marLeft w:val="0"/>
              <w:marRight w:val="0"/>
              <w:marTop w:val="0"/>
              <w:marBottom w:val="0"/>
              <w:divBdr>
                <w:top w:val="none" w:sz="0" w:space="0" w:color="auto"/>
                <w:left w:val="none" w:sz="0" w:space="0" w:color="auto"/>
                <w:bottom w:val="none" w:sz="0" w:space="0" w:color="auto"/>
                <w:right w:val="none" w:sz="0" w:space="0" w:color="auto"/>
              </w:divBdr>
              <w:divsChild>
                <w:div w:id="164590874">
                  <w:marLeft w:val="300"/>
                  <w:marRight w:val="300"/>
                  <w:marTop w:val="0"/>
                  <w:marBottom w:val="0"/>
                  <w:divBdr>
                    <w:top w:val="none" w:sz="0" w:space="0" w:color="auto"/>
                    <w:left w:val="none" w:sz="0" w:space="0" w:color="auto"/>
                    <w:bottom w:val="none" w:sz="0" w:space="0" w:color="auto"/>
                    <w:right w:val="none" w:sz="0" w:space="0" w:color="auto"/>
                  </w:divBdr>
                  <w:divsChild>
                    <w:div w:id="1739577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190489414">
          <w:marLeft w:val="0"/>
          <w:marRight w:val="0"/>
          <w:marTop w:val="0"/>
          <w:marBottom w:val="0"/>
          <w:divBdr>
            <w:top w:val="none" w:sz="0" w:space="0" w:color="auto"/>
            <w:left w:val="none" w:sz="0" w:space="0" w:color="auto"/>
            <w:bottom w:val="none" w:sz="0" w:space="0" w:color="auto"/>
            <w:right w:val="none" w:sz="0" w:space="0" w:color="auto"/>
          </w:divBdr>
          <w:divsChild>
            <w:div w:id="525213937">
              <w:marLeft w:val="0"/>
              <w:marRight w:val="0"/>
              <w:marTop w:val="0"/>
              <w:marBottom w:val="0"/>
              <w:divBdr>
                <w:top w:val="none" w:sz="0" w:space="0" w:color="auto"/>
                <w:left w:val="none" w:sz="0" w:space="0" w:color="auto"/>
                <w:bottom w:val="none" w:sz="0" w:space="0" w:color="auto"/>
                <w:right w:val="none" w:sz="0" w:space="0" w:color="auto"/>
              </w:divBdr>
              <w:divsChild>
                <w:div w:id="1833989659">
                  <w:marLeft w:val="0"/>
                  <w:marRight w:val="0"/>
                  <w:marTop w:val="0"/>
                  <w:marBottom w:val="0"/>
                  <w:divBdr>
                    <w:top w:val="none" w:sz="0" w:space="0" w:color="auto"/>
                    <w:left w:val="none" w:sz="0" w:space="0" w:color="auto"/>
                    <w:bottom w:val="none" w:sz="0" w:space="0" w:color="auto"/>
                    <w:right w:val="none" w:sz="0" w:space="0" w:color="auto"/>
                  </w:divBdr>
                  <w:divsChild>
                    <w:div w:id="1613628235">
                      <w:marLeft w:val="300"/>
                      <w:marRight w:val="300"/>
                      <w:marTop w:val="0"/>
                      <w:marBottom w:val="0"/>
                      <w:divBdr>
                        <w:top w:val="none" w:sz="0" w:space="0" w:color="auto"/>
                        <w:left w:val="none" w:sz="0" w:space="0" w:color="auto"/>
                        <w:bottom w:val="none" w:sz="0" w:space="0" w:color="auto"/>
                        <w:right w:val="none" w:sz="0" w:space="0" w:color="auto"/>
                      </w:divBdr>
                      <w:divsChild>
                        <w:div w:id="2559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921606">
          <w:marLeft w:val="0"/>
          <w:marRight w:val="0"/>
          <w:marTop w:val="0"/>
          <w:marBottom w:val="0"/>
          <w:divBdr>
            <w:top w:val="none" w:sz="0" w:space="0" w:color="auto"/>
            <w:left w:val="none" w:sz="0" w:space="0" w:color="auto"/>
            <w:bottom w:val="none" w:sz="0" w:space="0" w:color="auto"/>
            <w:right w:val="none" w:sz="0" w:space="0" w:color="auto"/>
          </w:divBdr>
          <w:divsChild>
            <w:div w:id="1336037915">
              <w:marLeft w:val="0"/>
              <w:marRight w:val="0"/>
              <w:marTop w:val="0"/>
              <w:marBottom w:val="0"/>
              <w:divBdr>
                <w:top w:val="none" w:sz="0" w:space="0" w:color="auto"/>
                <w:left w:val="none" w:sz="0" w:space="0" w:color="auto"/>
                <w:bottom w:val="none" w:sz="0" w:space="0" w:color="auto"/>
                <w:right w:val="none" w:sz="0" w:space="0" w:color="auto"/>
              </w:divBdr>
              <w:divsChild>
                <w:div w:id="1912500677">
                  <w:marLeft w:val="0"/>
                  <w:marRight w:val="0"/>
                  <w:marTop w:val="0"/>
                  <w:marBottom w:val="0"/>
                  <w:divBdr>
                    <w:top w:val="none" w:sz="0" w:space="0" w:color="auto"/>
                    <w:left w:val="none" w:sz="0" w:space="0" w:color="auto"/>
                    <w:bottom w:val="none" w:sz="0" w:space="0" w:color="auto"/>
                    <w:right w:val="none" w:sz="0" w:space="0" w:color="auto"/>
                  </w:divBdr>
                  <w:divsChild>
                    <w:div w:id="1175027654">
                      <w:marLeft w:val="300"/>
                      <w:marRight w:val="300"/>
                      <w:marTop w:val="0"/>
                      <w:marBottom w:val="0"/>
                      <w:divBdr>
                        <w:top w:val="none" w:sz="0" w:space="0" w:color="auto"/>
                        <w:left w:val="none" w:sz="0" w:space="0" w:color="auto"/>
                        <w:bottom w:val="none" w:sz="0" w:space="0" w:color="auto"/>
                        <w:right w:val="none" w:sz="0" w:space="0" w:color="auto"/>
                      </w:divBdr>
                      <w:divsChild>
                        <w:div w:id="1966500970">
                          <w:marLeft w:val="-345"/>
                          <w:marRight w:val="0"/>
                          <w:marTop w:val="0"/>
                          <w:marBottom w:val="0"/>
                          <w:divBdr>
                            <w:top w:val="none" w:sz="0" w:space="3" w:color="auto"/>
                            <w:left w:val="single" w:sz="18" w:space="15" w:color="000000"/>
                            <w:bottom w:val="none" w:sz="0" w:space="2" w:color="auto"/>
                            <w:right w:val="none" w:sz="0" w:space="0" w:color="auto"/>
                          </w:divBdr>
                          <w:divsChild>
                            <w:div w:id="13283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438042">
          <w:marLeft w:val="0"/>
          <w:marRight w:val="0"/>
          <w:marTop w:val="0"/>
          <w:marBottom w:val="0"/>
          <w:divBdr>
            <w:top w:val="none" w:sz="0" w:space="0" w:color="auto"/>
            <w:left w:val="none" w:sz="0" w:space="0" w:color="auto"/>
            <w:bottom w:val="none" w:sz="0" w:space="0" w:color="auto"/>
            <w:right w:val="none" w:sz="0" w:space="0" w:color="auto"/>
          </w:divBdr>
          <w:divsChild>
            <w:div w:id="1635136154">
              <w:marLeft w:val="0"/>
              <w:marRight w:val="0"/>
              <w:marTop w:val="0"/>
              <w:marBottom w:val="0"/>
              <w:divBdr>
                <w:top w:val="none" w:sz="0" w:space="0" w:color="auto"/>
                <w:left w:val="none" w:sz="0" w:space="0" w:color="auto"/>
                <w:bottom w:val="none" w:sz="0" w:space="0" w:color="auto"/>
                <w:right w:val="none" w:sz="0" w:space="0" w:color="auto"/>
              </w:divBdr>
              <w:divsChild>
                <w:div w:id="2135437408">
                  <w:marLeft w:val="0"/>
                  <w:marRight w:val="0"/>
                  <w:marTop w:val="0"/>
                  <w:marBottom w:val="0"/>
                  <w:divBdr>
                    <w:top w:val="none" w:sz="0" w:space="0" w:color="auto"/>
                    <w:left w:val="none" w:sz="0" w:space="0" w:color="auto"/>
                    <w:bottom w:val="none" w:sz="0" w:space="0" w:color="auto"/>
                    <w:right w:val="none" w:sz="0" w:space="0" w:color="auto"/>
                  </w:divBdr>
                  <w:divsChild>
                    <w:div w:id="1562130889">
                      <w:marLeft w:val="300"/>
                      <w:marRight w:val="300"/>
                      <w:marTop w:val="0"/>
                      <w:marBottom w:val="0"/>
                      <w:divBdr>
                        <w:top w:val="none" w:sz="0" w:space="0" w:color="auto"/>
                        <w:left w:val="none" w:sz="0" w:space="0" w:color="auto"/>
                        <w:bottom w:val="none" w:sz="0" w:space="0" w:color="auto"/>
                        <w:right w:val="none" w:sz="0" w:space="0" w:color="auto"/>
                      </w:divBdr>
                      <w:divsChild>
                        <w:div w:id="145806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685106">
          <w:marLeft w:val="0"/>
          <w:marRight w:val="0"/>
          <w:marTop w:val="0"/>
          <w:marBottom w:val="0"/>
          <w:divBdr>
            <w:top w:val="none" w:sz="0" w:space="0" w:color="auto"/>
            <w:left w:val="none" w:sz="0" w:space="0" w:color="auto"/>
            <w:bottom w:val="none" w:sz="0" w:space="0" w:color="auto"/>
            <w:right w:val="none" w:sz="0" w:space="0" w:color="auto"/>
          </w:divBdr>
          <w:divsChild>
            <w:div w:id="1125006976">
              <w:marLeft w:val="0"/>
              <w:marRight w:val="0"/>
              <w:marTop w:val="0"/>
              <w:marBottom w:val="0"/>
              <w:divBdr>
                <w:top w:val="none" w:sz="0" w:space="0" w:color="auto"/>
                <w:left w:val="none" w:sz="0" w:space="0" w:color="auto"/>
                <w:bottom w:val="none" w:sz="0" w:space="0" w:color="auto"/>
                <w:right w:val="none" w:sz="0" w:space="0" w:color="auto"/>
              </w:divBdr>
              <w:divsChild>
                <w:div w:id="1447770081">
                  <w:marLeft w:val="0"/>
                  <w:marRight w:val="0"/>
                  <w:marTop w:val="0"/>
                  <w:marBottom w:val="0"/>
                  <w:divBdr>
                    <w:top w:val="none" w:sz="0" w:space="0" w:color="auto"/>
                    <w:left w:val="none" w:sz="0" w:space="0" w:color="auto"/>
                    <w:bottom w:val="none" w:sz="0" w:space="0" w:color="auto"/>
                    <w:right w:val="none" w:sz="0" w:space="0" w:color="auto"/>
                  </w:divBdr>
                  <w:divsChild>
                    <w:div w:id="962344582">
                      <w:marLeft w:val="300"/>
                      <w:marRight w:val="300"/>
                      <w:marTop w:val="0"/>
                      <w:marBottom w:val="0"/>
                      <w:divBdr>
                        <w:top w:val="none" w:sz="0" w:space="0" w:color="auto"/>
                        <w:left w:val="none" w:sz="0" w:space="0" w:color="auto"/>
                        <w:bottom w:val="none" w:sz="0" w:space="0" w:color="auto"/>
                        <w:right w:val="none" w:sz="0" w:space="0" w:color="auto"/>
                      </w:divBdr>
                      <w:divsChild>
                        <w:div w:id="1077897141">
                          <w:marLeft w:val="-345"/>
                          <w:marRight w:val="0"/>
                          <w:marTop w:val="0"/>
                          <w:marBottom w:val="0"/>
                          <w:divBdr>
                            <w:top w:val="none" w:sz="0" w:space="3" w:color="auto"/>
                            <w:left w:val="single" w:sz="18" w:space="15" w:color="000000"/>
                            <w:bottom w:val="none" w:sz="0" w:space="2" w:color="auto"/>
                            <w:right w:val="none" w:sz="0" w:space="0" w:color="auto"/>
                          </w:divBdr>
                          <w:divsChild>
                            <w:div w:id="205573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022508">
          <w:marLeft w:val="0"/>
          <w:marRight w:val="0"/>
          <w:marTop w:val="0"/>
          <w:marBottom w:val="0"/>
          <w:divBdr>
            <w:top w:val="none" w:sz="0" w:space="0" w:color="auto"/>
            <w:left w:val="none" w:sz="0" w:space="0" w:color="auto"/>
            <w:bottom w:val="none" w:sz="0" w:space="0" w:color="auto"/>
            <w:right w:val="none" w:sz="0" w:space="0" w:color="auto"/>
          </w:divBdr>
          <w:divsChild>
            <w:div w:id="592708182">
              <w:marLeft w:val="0"/>
              <w:marRight w:val="0"/>
              <w:marTop w:val="0"/>
              <w:marBottom w:val="0"/>
              <w:divBdr>
                <w:top w:val="none" w:sz="0" w:space="0" w:color="auto"/>
                <w:left w:val="none" w:sz="0" w:space="0" w:color="auto"/>
                <w:bottom w:val="none" w:sz="0" w:space="0" w:color="auto"/>
                <w:right w:val="none" w:sz="0" w:space="0" w:color="auto"/>
              </w:divBdr>
              <w:divsChild>
                <w:div w:id="1233929986">
                  <w:marLeft w:val="0"/>
                  <w:marRight w:val="0"/>
                  <w:marTop w:val="0"/>
                  <w:marBottom w:val="0"/>
                  <w:divBdr>
                    <w:top w:val="none" w:sz="0" w:space="0" w:color="auto"/>
                    <w:left w:val="none" w:sz="0" w:space="0" w:color="auto"/>
                    <w:bottom w:val="none" w:sz="0" w:space="0" w:color="auto"/>
                    <w:right w:val="none" w:sz="0" w:space="0" w:color="auto"/>
                  </w:divBdr>
                  <w:divsChild>
                    <w:div w:id="1858347092">
                      <w:marLeft w:val="0"/>
                      <w:marRight w:val="0"/>
                      <w:marTop w:val="0"/>
                      <w:marBottom w:val="0"/>
                      <w:divBdr>
                        <w:top w:val="none" w:sz="0" w:space="0" w:color="auto"/>
                        <w:left w:val="none" w:sz="0" w:space="0" w:color="auto"/>
                        <w:bottom w:val="none" w:sz="0" w:space="0" w:color="auto"/>
                        <w:right w:val="none" w:sz="0" w:space="0" w:color="auto"/>
                      </w:divBdr>
                      <w:divsChild>
                        <w:div w:id="712774186">
                          <w:marLeft w:val="300"/>
                          <w:marRight w:val="300"/>
                          <w:marTop w:val="0"/>
                          <w:marBottom w:val="0"/>
                          <w:divBdr>
                            <w:top w:val="none" w:sz="0" w:space="0" w:color="auto"/>
                            <w:left w:val="none" w:sz="0" w:space="0" w:color="auto"/>
                            <w:bottom w:val="none" w:sz="0" w:space="0" w:color="auto"/>
                            <w:right w:val="none" w:sz="0" w:space="0" w:color="auto"/>
                          </w:divBdr>
                          <w:divsChild>
                            <w:div w:id="1810323677">
                              <w:marLeft w:val="0"/>
                              <w:marRight w:val="0"/>
                              <w:marTop w:val="0"/>
                              <w:marBottom w:val="0"/>
                              <w:divBdr>
                                <w:top w:val="none" w:sz="0" w:space="0" w:color="auto"/>
                                <w:left w:val="none" w:sz="0" w:space="0" w:color="auto"/>
                                <w:bottom w:val="none" w:sz="0" w:space="0" w:color="auto"/>
                                <w:right w:val="none" w:sz="0" w:space="0" w:color="auto"/>
                              </w:divBdr>
                            </w:div>
                          </w:divsChild>
                        </w:div>
                        <w:div w:id="1563637855">
                          <w:marLeft w:val="300"/>
                          <w:marRight w:val="300"/>
                          <w:marTop w:val="0"/>
                          <w:marBottom w:val="0"/>
                          <w:divBdr>
                            <w:top w:val="none" w:sz="0" w:space="0" w:color="auto"/>
                            <w:left w:val="none" w:sz="0" w:space="0" w:color="auto"/>
                            <w:bottom w:val="none" w:sz="0" w:space="0" w:color="auto"/>
                            <w:right w:val="none" w:sz="0" w:space="0" w:color="auto"/>
                          </w:divBdr>
                          <w:divsChild>
                            <w:div w:id="1409613873">
                              <w:marLeft w:val="0"/>
                              <w:marRight w:val="0"/>
                              <w:marTop w:val="0"/>
                              <w:marBottom w:val="0"/>
                              <w:divBdr>
                                <w:top w:val="none" w:sz="0" w:space="0" w:color="auto"/>
                                <w:left w:val="none" w:sz="0" w:space="0" w:color="auto"/>
                                <w:bottom w:val="none" w:sz="0" w:space="0" w:color="auto"/>
                                <w:right w:val="none" w:sz="0" w:space="0" w:color="auto"/>
                              </w:divBdr>
                            </w:div>
                          </w:divsChild>
                        </w:div>
                        <w:div w:id="1539471888">
                          <w:marLeft w:val="300"/>
                          <w:marRight w:val="300"/>
                          <w:marTop w:val="0"/>
                          <w:marBottom w:val="0"/>
                          <w:divBdr>
                            <w:top w:val="none" w:sz="0" w:space="0" w:color="auto"/>
                            <w:left w:val="none" w:sz="0" w:space="0" w:color="auto"/>
                            <w:bottom w:val="none" w:sz="0" w:space="0" w:color="auto"/>
                            <w:right w:val="none" w:sz="0" w:space="0" w:color="auto"/>
                          </w:divBdr>
                          <w:divsChild>
                            <w:div w:id="3320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024088">
          <w:marLeft w:val="0"/>
          <w:marRight w:val="0"/>
          <w:marTop w:val="0"/>
          <w:marBottom w:val="0"/>
          <w:divBdr>
            <w:top w:val="none" w:sz="0" w:space="0" w:color="auto"/>
            <w:left w:val="none" w:sz="0" w:space="0" w:color="auto"/>
            <w:bottom w:val="none" w:sz="0" w:space="0" w:color="auto"/>
            <w:right w:val="none" w:sz="0" w:space="0" w:color="auto"/>
          </w:divBdr>
          <w:divsChild>
            <w:div w:id="583106001">
              <w:marLeft w:val="0"/>
              <w:marRight w:val="0"/>
              <w:marTop w:val="0"/>
              <w:marBottom w:val="0"/>
              <w:divBdr>
                <w:top w:val="none" w:sz="0" w:space="0" w:color="auto"/>
                <w:left w:val="none" w:sz="0" w:space="0" w:color="auto"/>
                <w:bottom w:val="none" w:sz="0" w:space="0" w:color="auto"/>
                <w:right w:val="none" w:sz="0" w:space="0" w:color="auto"/>
              </w:divBdr>
              <w:divsChild>
                <w:div w:id="383675050">
                  <w:marLeft w:val="300"/>
                  <w:marRight w:val="300"/>
                  <w:marTop w:val="0"/>
                  <w:marBottom w:val="0"/>
                  <w:divBdr>
                    <w:top w:val="none" w:sz="0" w:space="0" w:color="auto"/>
                    <w:left w:val="none" w:sz="0" w:space="0" w:color="auto"/>
                    <w:bottom w:val="none" w:sz="0" w:space="0" w:color="auto"/>
                    <w:right w:val="none" w:sz="0" w:space="0" w:color="auto"/>
                  </w:divBdr>
                  <w:divsChild>
                    <w:div w:id="139966535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552037839">
          <w:marLeft w:val="0"/>
          <w:marRight w:val="0"/>
          <w:marTop w:val="0"/>
          <w:marBottom w:val="0"/>
          <w:divBdr>
            <w:top w:val="none" w:sz="0" w:space="0" w:color="auto"/>
            <w:left w:val="none" w:sz="0" w:space="0" w:color="auto"/>
            <w:bottom w:val="none" w:sz="0" w:space="0" w:color="auto"/>
            <w:right w:val="none" w:sz="0" w:space="0" w:color="auto"/>
          </w:divBdr>
          <w:divsChild>
            <w:div w:id="1936668296">
              <w:marLeft w:val="0"/>
              <w:marRight w:val="0"/>
              <w:marTop w:val="0"/>
              <w:marBottom w:val="0"/>
              <w:divBdr>
                <w:top w:val="none" w:sz="0" w:space="0" w:color="auto"/>
                <w:left w:val="none" w:sz="0" w:space="0" w:color="auto"/>
                <w:bottom w:val="none" w:sz="0" w:space="0" w:color="auto"/>
                <w:right w:val="none" w:sz="0" w:space="0" w:color="auto"/>
              </w:divBdr>
              <w:divsChild>
                <w:div w:id="510727449">
                  <w:marLeft w:val="0"/>
                  <w:marRight w:val="0"/>
                  <w:marTop w:val="0"/>
                  <w:marBottom w:val="0"/>
                  <w:divBdr>
                    <w:top w:val="none" w:sz="0" w:space="0" w:color="auto"/>
                    <w:left w:val="none" w:sz="0" w:space="0" w:color="auto"/>
                    <w:bottom w:val="none" w:sz="0" w:space="0" w:color="auto"/>
                    <w:right w:val="none" w:sz="0" w:space="0" w:color="auto"/>
                  </w:divBdr>
                  <w:divsChild>
                    <w:div w:id="42104237">
                      <w:marLeft w:val="300"/>
                      <w:marRight w:val="300"/>
                      <w:marTop w:val="0"/>
                      <w:marBottom w:val="0"/>
                      <w:divBdr>
                        <w:top w:val="none" w:sz="0" w:space="0" w:color="auto"/>
                        <w:left w:val="none" w:sz="0" w:space="0" w:color="auto"/>
                        <w:bottom w:val="none" w:sz="0" w:space="0" w:color="auto"/>
                        <w:right w:val="none" w:sz="0" w:space="0" w:color="auto"/>
                      </w:divBdr>
                      <w:divsChild>
                        <w:div w:id="1470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090135">
          <w:marLeft w:val="0"/>
          <w:marRight w:val="0"/>
          <w:marTop w:val="0"/>
          <w:marBottom w:val="0"/>
          <w:divBdr>
            <w:top w:val="none" w:sz="0" w:space="0" w:color="auto"/>
            <w:left w:val="none" w:sz="0" w:space="0" w:color="auto"/>
            <w:bottom w:val="none" w:sz="0" w:space="0" w:color="auto"/>
            <w:right w:val="none" w:sz="0" w:space="0" w:color="auto"/>
          </w:divBdr>
          <w:divsChild>
            <w:div w:id="1006202645">
              <w:marLeft w:val="0"/>
              <w:marRight w:val="0"/>
              <w:marTop w:val="0"/>
              <w:marBottom w:val="0"/>
              <w:divBdr>
                <w:top w:val="none" w:sz="0" w:space="0" w:color="auto"/>
                <w:left w:val="none" w:sz="0" w:space="0" w:color="auto"/>
                <w:bottom w:val="none" w:sz="0" w:space="0" w:color="auto"/>
                <w:right w:val="none" w:sz="0" w:space="0" w:color="auto"/>
              </w:divBdr>
              <w:divsChild>
                <w:div w:id="960261483">
                  <w:marLeft w:val="0"/>
                  <w:marRight w:val="0"/>
                  <w:marTop w:val="0"/>
                  <w:marBottom w:val="0"/>
                  <w:divBdr>
                    <w:top w:val="none" w:sz="0" w:space="0" w:color="auto"/>
                    <w:left w:val="none" w:sz="0" w:space="0" w:color="auto"/>
                    <w:bottom w:val="none" w:sz="0" w:space="0" w:color="auto"/>
                    <w:right w:val="none" w:sz="0" w:space="0" w:color="auto"/>
                  </w:divBdr>
                  <w:divsChild>
                    <w:div w:id="1882009952">
                      <w:marLeft w:val="300"/>
                      <w:marRight w:val="300"/>
                      <w:marTop w:val="0"/>
                      <w:marBottom w:val="0"/>
                      <w:divBdr>
                        <w:top w:val="none" w:sz="0" w:space="0" w:color="auto"/>
                        <w:left w:val="none" w:sz="0" w:space="0" w:color="auto"/>
                        <w:bottom w:val="none" w:sz="0" w:space="0" w:color="auto"/>
                        <w:right w:val="none" w:sz="0" w:space="0" w:color="auto"/>
                      </w:divBdr>
                      <w:divsChild>
                        <w:div w:id="688214245">
                          <w:marLeft w:val="-345"/>
                          <w:marRight w:val="0"/>
                          <w:marTop w:val="0"/>
                          <w:marBottom w:val="0"/>
                          <w:divBdr>
                            <w:top w:val="none" w:sz="0" w:space="3" w:color="auto"/>
                            <w:left w:val="single" w:sz="18" w:space="15" w:color="000000"/>
                            <w:bottom w:val="none" w:sz="0" w:space="2" w:color="auto"/>
                            <w:right w:val="none" w:sz="0" w:space="0" w:color="auto"/>
                          </w:divBdr>
                          <w:divsChild>
                            <w:div w:id="114257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753295">
          <w:marLeft w:val="0"/>
          <w:marRight w:val="0"/>
          <w:marTop w:val="0"/>
          <w:marBottom w:val="0"/>
          <w:divBdr>
            <w:top w:val="none" w:sz="0" w:space="0" w:color="auto"/>
            <w:left w:val="none" w:sz="0" w:space="0" w:color="auto"/>
            <w:bottom w:val="none" w:sz="0" w:space="0" w:color="auto"/>
            <w:right w:val="none" w:sz="0" w:space="0" w:color="auto"/>
          </w:divBdr>
          <w:divsChild>
            <w:div w:id="756828218">
              <w:marLeft w:val="0"/>
              <w:marRight w:val="0"/>
              <w:marTop w:val="0"/>
              <w:marBottom w:val="0"/>
              <w:divBdr>
                <w:top w:val="none" w:sz="0" w:space="0" w:color="auto"/>
                <w:left w:val="none" w:sz="0" w:space="0" w:color="auto"/>
                <w:bottom w:val="none" w:sz="0" w:space="0" w:color="auto"/>
                <w:right w:val="none" w:sz="0" w:space="0" w:color="auto"/>
              </w:divBdr>
              <w:divsChild>
                <w:div w:id="2116972169">
                  <w:marLeft w:val="0"/>
                  <w:marRight w:val="0"/>
                  <w:marTop w:val="0"/>
                  <w:marBottom w:val="0"/>
                  <w:divBdr>
                    <w:top w:val="none" w:sz="0" w:space="0" w:color="auto"/>
                    <w:left w:val="none" w:sz="0" w:space="0" w:color="auto"/>
                    <w:bottom w:val="none" w:sz="0" w:space="0" w:color="auto"/>
                    <w:right w:val="none" w:sz="0" w:space="0" w:color="auto"/>
                  </w:divBdr>
                  <w:divsChild>
                    <w:div w:id="823549728">
                      <w:marLeft w:val="300"/>
                      <w:marRight w:val="300"/>
                      <w:marTop w:val="0"/>
                      <w:marBottom w:val="0"/>
                      <w:divBdr>
                        <w:top w:val="none" w:sz="0" w:space="0" w:color="auto"/>
                        <w:left w:val="none" w:sz="0" w:space="0" w:color="auto"/>
                        <w:bottom w:val="none" w:sz="0" w:space="0" w:color="auto"/>
                        <w:right w:val="none" w:sz="0" w:space="0" w:color="auto"/>
                      </w:divBdr>
                      <w:divsChild>
                        <w:div w:id="342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89135">
          <w:marLeft w:val="0"/>
          <w:marRight w:val="0"/>
          <w:marTop w:val="0"/>
          <w:marBottom w:val="0"/>
          <w:divBdr>
            <w:top w:val="none" w:sz="0" w:space="0" w:color="auto"/>
            <w:left w:val="none" w:sz="0" w:space="0" w:color="auto"/>
            <w:bottom w:val="none" w:sz="0" w:space="0" w:color="auto"/>
            <w:right w:val="none" w:sz="0" w:space="0" w:color="auto"/>
          </w:divBdr>
          <w:divsChild>
            <w:div w:id="559634441">
              <w:marLeft w:val="0"/>
              <w:marRight w:val="0"/>
              <w:marTop w:val="0"/>
              <w:marBottom w:val="0"/>
              <w:divBdr>
                <w:top w:val="none" w:sz="0" w:space="0" w:color="auto"/>
                <w:left w:val="none" w:sz="0" w:space="0" w:color="auto"/>
                <w:bottom w:val="none" w:sz="0" w:space="0" w:color="auto"/>
                <w:right w:val="none" w:sz="0" w:space="0" w:color="auto"/>
              </w:divBdr>
              <w:divsChild>
                <w:div w:id="398938242">
                  <w:marLeft w:val="0"/>
                  <w:marRight w:val="0"/>
                  <w:marTop w:val="0"/>
                  <w:marBottom w:val="0"/>
                  <w:divBdr>
                    <w:top w:val="none" w:sz="0" w:space="0" w:color="auto"/>
                    <w:left w:val="none" w:sz="0" w:space="0" w:color="auto"/>
                    <w:bottom w:val="none" w:sz="0" w:space="0" w:color="auto"/>
                    <w:right w:val="none" w:sz="0" w:space="0" w:color="auto"/>
                  </w:divBdr>
                  <w:divsChild>
                    <w:div w:id="83188549">
                      <w:marLeft w:val="300"/>
                      <w:marRight w:val="300"/>
                      <w:marTop w:val="0"/>
                      <w:marBottom w:val="0"/>
                      <w:divBdr>
                        <w:top w:val="none" w:sz="0" w:space="0" w:color="auto"/>
                        <w:left w:val="none" w:sz="0" w:space="0" w:color="auto"/>
                        <w:bottom w:val="none" w:sz="0" w:space="0" w:color="auto"/>
                        <w:right w:val="none" w:sz="0" w:space="0" w:color="auto"/>
                      </w:divBdr>
                      <w:divsChild>
                        <w:div w:id="391659835">
                          <w:marLeft w:val="-345"/>
                          <w:marRight w:val="0"/>
                          <w:marTop w:val="0"/>
                          <w:marBottom w:val="0"/>
                          <w:divBdr>
                            <w:top w:val="none" w:sz="0" w:space="3" w:color="auto"/>
                            <w:left w:val="single" w:sz="18" w:space="15" w:color="000000"/>
                            <w:bottom w:val="none" w:sz="0" w:space="2" w:color="auto"/>
                            <w:right w:val="none" w:sz="0" w:space="0" w:color="auto"/>
                          </w:divBdr>
                          <w:divsChild>
                            <w:div w:id="530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240961">
          <w:marLeft w:val="0"/>
          <w:marRight w:val="0"/>
          <w:marTop w:val="0"/>
          <w:marBottom w:val="0"/>
          <w:divBdr>
            <w:top w:val="none" w:sz="0" w:space="0" w:color="auto"/>
            <w:left w:val="none" w:sz="0" w:space="0" w:color="auto"/>
            <w:bottom w:val="none" w:sz="0" w:space="0" w:color="auto"/>
            <w:right w:val="none" w:sz="0" w:space="0" w:color="auto"/>
          </w:divBdr>
          <w:divsChild>
            <w:div w:id="1736857407">
              <w:marLeft w:val="0"/>
              <w:marRight w:val="0"/>
              <w:marTop w:val="0"/>
              <w:marBottom w:val="0"/>
              <w:divBdr>
                <w:top w:val="none" w:sz="0" w:space="0" w:color="auto"/>
                <w:left w:val="none" w:sz="0" w:space="0" w:color="auto"/>
                <w:bottom w:val="none" w:sz="0" w:space="0" w:color="auto"/>
                <w:right w:val="none" w:sz="0" w:space="0" w:color="auto"/>
              </w:divBdr>
              <w:divsChild>
                <w:div w:id="109664605">
                  <w:marLeft w:val="0"/>
                  <w:marRight w:val="0"/>
                  <w:marTop w:val="0"/>
                  <w:marBottom w:val="0"/>
                  <w:divBdr>
                    <w:top w:val="none" w:sz="0" w:space="0" w:color="auto"/>
                    <w:left w:val="none" w:sz="0" w:space="0" w:color="auto"/>
                    <w:bottom w:val="none" w:sz="0" w:space="0" w:color="auto"/>
                    <w:right w:val="none" w:sz="0" w:space="0" w:color="auto"/>
                  </w:divBdr>
                  <w:divsChild>
                    <w:div w:id="129709380">
                      <w:marLeft w:val="300"/>
                      <w:marRight w:val="300"/>
                      <w:marTop w:val="0"/>
                      <w:marBottom w:val="0"/>
                      <w:divBdr>
                        <w:top w:val="none" w:sz="0" w:space="0" w:color="auto"/>
                        <w:left w:val="none" w:sz="0" w:space="0" w:color="auto"/>
                        <w:bottom w:val="none" w:sz="0" w:space="0" w:color="auto"/>
                        <w:right w:val="none" w:sz="0" w:space="0" w:color="auto"/>
                      </w:divBdr>
                      <w:divsChild>
                        <w:div w:id="12219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966537">
          <w:marLeft w:val="0"/>
          <w:marRight w:val="0"/>
          <w:marTop w:val="0"/>
          <w:marBottom w:val="0"/>
          <w:divBdr>
            <w:top w:val="none" w:sz="0" w:space="0" w:color="auto"/>
            <w:left w:val="none" w:sz="0" w:space="0" w:color="auto"/>
            <w:bottom w:val="none" w:sz="0" w:space="0" w:color="auto"/>
            <w:right w:val="none" w:sz="0" w:space="0" w:color="auto"/>
          </w:divBdr>
          <w:divsChild>
            <w:div w:id="1146580710">
              <w:marLeft w:val="0"/>
              <w:marRight w:val="0"/>
              <w:marTop w:val="0"/>
              <w:marBottom w:val="0"/>
              <w:divBdr>
                <w:top w:val="none" w:sz="0" w:space="0" w:color="auto"/>
                <w:left w:val="none" w:sz="0" w:space="0" w:color="auto"/>
                <w:bottom w:val="none" w:sz="0" w:space="0" w:color="auto"/>
                <w:right w:val="none" w:sz="0" w:space="0" w:color="auto"/>
              </w:divBdr>
              <w:divsChild>
                <w:div w:id="869800640">
                  <w:marLeft w:val="0"/>
                  <w:marRight w:val="0"/>
                  <w:marTop w:val="0"/>
                  <w:marBottom w:val="0"/>
                  <w:divBdr>
                    <w:top w:val="none" w:sz="0" w:space="0" w:color="auto"/>
                    <w:left w:val="none" w:sz="0" w:space="0" w:color="auto"/>
                    <w:bottom w:val="none" w:sz="0" w:space="0" w:color="auto"/>
                    <w:right w:val="none" w:sz="0" w:space="0" w:color="auto"/>
                  </w:divBdr>
                  <w:divsChild>
                    <w:div w:id="1251738766">
                      <w:marLeft w:val="300"/>
                      <w:marRight w:val="300"/>
                      <w:marTop w:val="0"/>
                      <w:marBottom w:val="0"/>
                      <w:divBdr>
                        <w:top w:val="none" w:sz="0" w:space="0" w:color="auto"/>
                        <w:left w:val="none" w:sz="0" w:space="0" w:color="auto"/>
                        <w:bottom w:val="none" w:sz="0" w:space="0" w:color="auto"/>
                        <w:right w:val="none" w:sz="0" w:space="0" w:color="auto"/>
                      </w:divBdr>
                      <w:divsChild>
                        <w:div w:id="1909923504">
                          <w:marLeft w:val="-345"/>
                          <w:marRight w:val="0"/>
                          <w:marTop w:val="0"/>
                          <w:marBottom w:val="0"/>
                          <w:divBdr>
                            <w:top w:val="none" w:sz="0" w:space="3" w:color="auto"/>
                            <w:left w:val="single" w:sz="18" w:space="15" w:color="000000"/>
                            <w:bottom w:val="none" w:sz="0" w:space="2" w:color="auto"/>
                            <w:right w:val="none" w:sz="0" w:space="0" w:color="auto"/>
                          </w:divBdr>
                          <w:divsChild>
                            <w:div w:id="170178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246655">
          <w:marLeft w:val="0"/>
          <w:marRight w:val="0"/>
          <w:marTop w:val="0"/>
          <w:marBottom w:val="0"/>
          <w:divBdr>
            <w:top w:val="none" w:sz="0" w:space="0" w:color="auto"/>
            <w:left w:val="none" w:sz="0" w:space="0" w:color="auto"/>
            <w:bottom w:val="none" w:sz="0" w:space="0" w:color="auto"/>
            <w:right w:val="none" w:sz="0" w:space="0" w:color="auto"/>
          </w:divBdr>
          <w:divsChild>
            <w:div w:id="2102406211">
              <w:marLeft w:val="0"/>
              <w:marRight w:val="0"/>
              <w:marTop w:val="0"/>
              <w:marBottom w:val="0"/>
              <w:divBdr>
                <w:top w:val="none" w:sz="0" w:space="0" w:color="auto"/>
                <w:left w:val="none" w:sz="0" w:space="0" w:color="auto"/>
                <w:bottom w:val="none" w:sz="0" w:space="0" w:color="auto"/>
                <w:right w:val="none" w:sz="0" w:space="0" w:color="auto"/>
              </w:divBdr>
              <w:divsChild>
                <w:div w:id="349184449">
                  <w:marLeft w:val="0"/>
                  <w:marRight w:val="0"/>
                  <w:marTop w:val="0"/>
                  <w:marBottom w:val="0"/>
                  <w:divBdr>
                    <w:top w:val="none" w:sz="0" w:space="0" w:color="auto"/>
                    <w:left w:val="none" w:sz="0" w:space="0" w:color="auto"/>
                    <w:bottom w:val="none" w:sz="0" w:space="0" w:color="auto"/>
                    <w:right w:val="none" w:sz="0" w:space="0" w:color="auto"/>
                  </w:divBdr>
                  <w:divsChild>
                    <w:div w:id="1183864648">
                      <w:marLeft w:val="300"/>
                      <w:marRight w:val="300"/>
                      <w:marTop w:val="0"/>
                      <w:marBottom w:val="0"/>
                      <w:divBdr>
                        <w:top w:val="none" w:sz="0" w:space="0" w:color="auto"/>
                        <w:left w:val="none" w:sz="0" w:space="0" w:color="auto"/>
                        <w:bottom w:val="none" w:sz="0" w:space="0" w:color="auto"/>
                        <w:right w:val="none" w:sz="0" w:space="0" w:color="auto"/>
                      </w:divBdr>
                      <w:divsChild>
                        <w:div w:id="3306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780434">
          <w:marLeft w:val="0"/>
          <w:marRight w:val="0"/>
          <w:marTop w:val="0"/>
          <w:marBottom w:val="0"/>
          <w:divBdr>
            <w:top w:val="none" w:sz="0" w:space="0" w:color="auto"/>
            <w:left w:val="none" w:sz="0" w:space="0" w:color="auto"/>
            <w:bottom w:val="none" w:sz="0" w:space="0" w:color="auto"/>
            <w:right w:val="none" w:sz="0" w:space="0" w:color="auto"/>
          </w:divBdr>
          <w:divsChild>
            <w:div w:id="1619950513">
              <w:marLeft w:val="0"/>
              <w:marRight w:val="0"/>
              <w:marTop w:val="0"/>
              <w:marBottom w:val="0"/>
              <w:divBdr>
                <w:top w:val="none" w:sz="0" w:space="0" w:color="auto"/>
                <w:left w:val="none" w:sz="0" w:space="0" w:color="auto"/>
                <w:bottom w:val="none" w:sz="0" w:space="0" w:color="auto"/>
                <w:right w:val="none" w:sz="0" w:space="0" w:color="auto"/>
              </w:divBdr>
              <w:divsChild>
                <w:div w:id="741636998">
                  <w:marLeft w:val="0"/>
                  <w:marRight w:val="0"/>
                  <w:marTop w:val="0"/>
                  <w:marBottom w:val="0"/>
                  <w:divBdr>
                    <w:top w:val="none" w:sz="0" w:space="0" w:color="auto"/>
                    <w:left w:val="none" w:sz="0" w:space="0" w:color="auto"/>
                    <w:bottom w:val="none" w:sz="0" w:space="0" w:color="auto"/>
                    <w:right w:val="none" w:sz="0" w:space="0" w:color="auto"/>
                  </w:divBdr>
                  <w:divsChild>
                    <w:div w:id="1905097090">
                      <w:marLeft w:val="0"/>
                      <w:marRight w:val="0"/>
                      <w:marTop w:val="0"/>
                      <w:marBottom w:val="0"/>
                      <w:divBdr>
                        <w:top w:val="none" w:sz="0" w:space="0" w:color="auto"/>
                        <w:left w:val="none" w:sz="0" w:space="0" w:color="auto"/>
                        <w:bottom w:val="none" w:sz="0" w:space="0" w:color="auto"/>
                        <w:right w:val="none" w:sz="0" w:space="0" w:color="auto"/>
                      </w:divBdr>
                      <w:divsChild>
                        <w:div w:id="1383358949">
                          <w:marLeft w:val="300"/>
                          <w:marRight w:val="300"/>
                          <w:marTop w:val="0"/>
                          <w:marBottom w:val="0"/>
                          <w:divBdr>
                            <w:top w:val="none" w:sz="0" w:space="0" w:color="auto"/>
                            <w:left w:val="none" w:sz="0" w:space="0" w:color="auto"/>
                            <w:bottom w:val="none" w:sz="0" w:space="0" w:color="auto"/>
                            <w:right w:val="none" w:sz="0" w:space="0" w:color="auto"/>
                          </w:divBdr>
                          <w:divsChild>
                            <w:div w:id="1175651361">
                              <w:marLeft w:val="0"/>
                              <w:marRight w:val="0"/>
                              <w:marTop w:val="0"/>
                              <w:marBottom w:val="0"/>
                              <w:divBdr>
                                <w:top w:val="none" w:sz="0" w:space="0" w:color="auto"/>
                                <w:left w:val="none" w:sz="0" w:space="0" w:color="auto"/>
                                <w:bottom w:val="none" w:sz="0" w:space="0" w:color="auto"/>
                                <w:right w:val="none" w:sz="0" w:space="0" w:color="auto"/>
                              </w:divBdr>
                              <w:divsChild>
                                <w:div w:id="1682395070">
                                  <w:marLeft w:val="0"/>
                                  <w:marRight w:val="0"/>
                                  <w:marTop w:val="0"/>
                                  <w:marBottom w:val="0"/>
                                  <w:divBdr>
                                    <w:top w:val="none" w:sz="0" w:space="0" w:color="auto"/>
                                    <w:left w:val="none" w:sz="0" w:space="0" w:color="auto"/>
                                    <w:bottom w:val="none" w:sz="0" w:space="0" w:color="auto"/>
                                    <w:right w:val="none" w:sz="0" w:space="0" w:color="auto"/>
                                  </w:divBdr>
                                </w:div>
                              </w:divsChild>
                            </w:div>
                            <w:div w:id="1556811769">
                              <w:marLeft w:val="0"/>
                              <w:marRight w:val="0"/>
                              <w:marTop w:val="0"/>
                              <w:marBottom w:val="0"/>
                              <w:divBdr>
                                <w:top w:val="none" w:sz="0" w:space="0" w:color="auto"/>
                                <w:left w:val="none" w:sz="0" w:space="0" w:color="auto"/>
                                <w:bottom w:val="none" w:sz="0" w:space="0" w:color="auto"/>
                                <w:right w:val="none" w:sz="0" w:space="0" w:color="auto"/>
                              </w:divBdr>
                            </w:div>
                          </w:divsChild>
                        </w:div>
                        <w:div w:id="1706366957">
                          <w:marLeft w:val="300"/>
                          <w:marRight w:val="300"/>
                          <w:marTop w:val="0"/>
                          <w:marBottom w:val="0"/>
                          <w:divBdr>
                            <w:top w:val="none" w:sz="0" w:space="0" w:color="auto"/>
                            <w:left w:val="none" w:sz="0" w:space="0" w:color="auto"/>
                            <w:bottom w:val="none" w:sz="0" w:space="0" w:color="auto"/>
                            <w:right w:val="none" w:sz="0" w:space="0" w:color="auto"/>
                          </w:divBdr>
                          <w:divsChild>
                            <w:div w:id="13171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050026">
          <w:marLeft w:val="0"/>
          <w:marRight w:val="0"/>
          <w:marTop w:val="0"/>
          <w:marBottom w:val="0"/>
          <w:divBdr>
            <w:top w:val="none" w:sz="0" w:space="0" w:color="auto"/>
            <w:left w:val="none" w:sz="0" w:space="0" w:color="auto"/>
            <w:bottom w:val="none" w:sz="0" w:space="0" w:color="auto"/>
            <w:right w:val="none" w:sz="0" w:space="0" w:color="auto"/>
          </w:divBdr>
          <w:divsChild>
            <w:div w:id="1689287112">
              <w:marLeft w:val="0"/>
              <w:marRight w:val="0"/>
              <w:marTop w:val="0"/>
              <w:marBottom w:val="0"/>
              <w:divBdr>
                <w:top w:val="none" w:sz="0" w:space="0" w:color="auto"/>
                <w:left w:val="none" w:sz="0" w:space="0" w:color="auto"/>
                <w:bottom w:val="none" w:sz="0" w:space="0" w:color="auto"/>
                <w:right w:val="none" w:sz="0" w:space="0" w:color="auto"/>
              </w:divBdr>
              <w:divsChild>
                <w:div w:id="2048481716">
                  <w:marLeft w:val="300"/>
                  <w:marRight w:val="300"/>
                  <w:marTop w:val="0"/>
                  <w:marBottom w:val="0"/>
                  <w:divBdr>
                    <w:top w:val="none" w:sz="0" w:space="0" w:color="auto"/>
                    <w:left w:val="none" w:sz="0" w:space="0" w:color="auto"/>
                    <w:bottom w:val="none" w:sz="0" w:space="0" w:color="auto"/>
                    <w:right w:val="none" w:sz="0" w:space="0" w:color="auto"/>
                  </w:divBdr>
                  <w:divsChild>
                    <w:div w:id="153807854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41251949">
          <w:marLeft w:val="0"/>
          <w:marRight w:val="0"/>
          <w:marTop w:val="0"/>
          <w:marBottom w:val="0"/>
          <w:divBdr>
            <w:top w:val="none" w:sz="0" w:space="0" w:color="auto"/>
            <w:left w:val="none" w:sz="0" w:space="0" w:color="auto"/>
            <w:bottom w:val="none" w:sz="0" w:space="0" w:color="auto"/>
            <w:right w:val="none" w:sz="0" w:space="0" w:color="auto"/>
          </w:divBdr>
          <w:divsChild>
            <w:div w:id="1622878107">
              <w:marLeft w:val="0"/>
              <w:marRight w:val="0"/>
              <w:marTop w:val="0"/>
              <w:marBottom w:val="0"/>
              <w:divBdr>
                <w:top w:val="none" w:sz="0" w:space="0" w:color="auto"/>
                <w:left w:val="none" w:sz="0" w:space="0" w:color="auto"/>
                <w:bottom w:val="none" w:sz="0" w:space="0" w:color="auto"/>
                <w:right w:val="none" w:sz="0" w:space="0" w:color="auto"/>
              </w:divBdr>
              <w:divsChild>
                <w:div w:id="812018171">
                  <w:marLeft w:val="0"/>
                  <w:marRight w:val="0"/>
                  <w:marTop w:val="0"/>
                  <w:marBottom w:val="0"/>
                  <w:divBdr>
                    <w:top w:val="none" w:sz="0" w:space="0" w:color="auto"/>
                    <w:left w:val="none" w:sz="0" w:space="0" w:color="auto"/>
                    <w:bottom w:val="none" w:sz="0" w:space="0" w:color="auto"/>
                    <w:right w:val="none" w:sz="0" w:space="0" w:color="auto"/>
                  </w:divBdr>
                  <w:divsChild>
                    <w:div w:id="402991268">
                      <w:marLeft w:val="300"/>
                      <w:marRight w:val="300"/>
                      <w:marTop w:val="0"/>
                      <w:marBottom w:val="0"/>
                      <w:divBdr>
                        <w:top w:val="none" w:sz="0" w:space="0" w:color="auto"/>
                        <w:left w:val="none" w:sz="0" w:space="0" w:color="auto"/>
                        <w:bottom w:val="none" w:sz="0" w:space="0" w:color="auto"/>
                        <w:right w:val="none" w:sz="0" w:space="0" w:color="auto"/>
                      </w:divBdr>
                      <w:divsChild>
                        <w:div w:id="8834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645792">
          <w:marLeft w:val="0"/>
          <w:marRight w:val="0"/>
          <w:marTop w:val="0"/>
          <w:marBottom w:val="0"/>
          <w:divBdr>
            <w:top w:val="none" w:sz="0" w:space="0" w:color="auto"/>
            <w:left w:val="none" w:sz="0" w:space="0" w:color="auto"/>
            <w:bottom w:val="none" w:sz="0" w:space="0" w:color="auto"/>
            <w:right w:val="none" w:sz="0" w:space="0" w:color="auto"/>
          </w:divBdr>
          <w:divsChild>
            <w:div w:id="1170801799">
              <w:marLeft w:val="0"/>
              <w:marRight w:val="0"/>
              <w:marTop w:val="0"/>
              <w:marBottom w:val="0"/>
              <w:divBdr>
                <w:top w:val="none" w:sz="0" w:space="0" w:color="auto"/>
                <w:left w:val="none" w:sz="0" w:space="0" w:color="auto"/>
                <w:bottom w:val="none" w:sz="0" w:space="0" w:color="auto"/>
                <w:right w:val="none" w:sz="0" w:space="0" w:color="auto"/>
              </w:divBdr>
              <w:divsChild>
                <w:div w:id="2001544740">
                  <w:marLeft w:val="300"/>
                  <w:marRight w:val="300"/>
                  <w:marTop w:val="0"/>
                  <w:marBottom w:val="0"/>
                  <w:divBdr>
                    <w:top w:val="none" w:sz="0" w:space="0" w:color="auto"/>
                    <w:left w:val="none" w:sz="0" w:space="0" w:color="auto"/>
                    <w:bottom w:val="none" w:sz="0" w:space="0" w:color="auto"/>
                    <w:right w:val="none" w:sz="0" w:space="0" w:color="auto"/>
                  </w:divBdr>
                  <w:divsChild>
                    <w:div w:id="53492557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373577175">
          <w:marLeft w:val="0"/>
          <w:marRight w:val="0"/>
          <w:marTop w:val="0"/>
          <w:marBottom w:val="0"/>
          <w:divBdr>
            <w:top w:val="none" w:sz="0" w:space="0" w:color="auto"/>
            <w:left w:val="none" w:sz="0" w:space="0" w:color="auto"/>
            <w:bottom w:val="none" w:sz="0" w:space="0" w:color="auto"/>
            <w:right w:val="none" w:sz="0" w:space="0" w:color="auto"/>
          </w:divBdr>
          <w:divsChild>
            <w:div w:id="712074201">
              <w:marLeft w:val="0"/>
              <w:marRight w:val="0"/>
              <w:marTop w:val="0"/>
              <w:marBottom w:val="0"/>
              <w:divBdr>
                <w:top w:val="none" w:sz="0" w:space="0" w:color="auto"/>
                <w:left w:val="none" w:sz="0" w:space="0" w:color="auto"/>
                <w:bottom w:val="none" w:sz="0" w:space="0" w:color="auto"/>
                <w:right w:val="none" w:sz="0" w:space="0" w:color="auto"/>
              </w:divBdr>
              <w:divsChild>
                <w:div w:id="94401865">
                  <w:marLeft w:val="0"/>
                  <w:marRight w:val="0"/>
                  <w:marTop w:val="0"/>
                  <w:marBottom w:val="0"/>
                  <w:divBdr>
                    <w:top w:val="none" w:sz="0" w:space="0" w:color="auto"/>
                    <w:left w:val="none" w:sz="0" w:space="0" w:color="auto"/>
                    <w:bottom w:val="none" w:sz="0" w:space="0" w:color="auto"/>
                    <w:right w:val="none" w:sz="0" w:space="0" w:color="auto"/>
                  </w:divBdr>
                  <w:divsChild>
                    <w:div w:id="2012442592">
                      <w:marLeft w:val="300"/>
                      <w:marRight w:val="300"/>
                      <w:marTop w:val="0"/>
                      <w:marBottom w:val="0"/>
                      <w:divBdr>
                        <w:top w:val="none" w:sz="0" w:space="0" w:color="auto"/>
                        <w:left w:val="none" w:sz="0" w:space="0" w:color="auto"/>
                        <w:bottom w:val="none" w:sz="0" w:space="0" w:color="auto"/>
                        <w:right w:val="none" w:sz="0" w:space="0" w:color="auto"/>
                      </w:divBdr>
                      <w:divsChild>
                        <w:div w:id="14415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443184">
          <w:marLeft w:val="0"/>
          <w:marRight w:val="0"/>
          <w:marTop w:val="0"/>
          <w:marBottom w:val="0"/>
          <w:divBdr>
            <w:top w:val="none" w:sz="0" w:space="0" w:color="auto"/>
            <w:left w:val="none" w:sz="0" w:space="0" w:color="auto"/>
            <w:bottom w:val="none" w:sz="0" w:space="0" w:color="auto"/>
            <w:right w:val="none" w:sz="0" w:space="0" w:color="auto"/>
          </w:divBdr>
          <w:divsChild>
            <w:div w:id="1946576755">
              <w:marLeft w:val="0"/>
              <w:marRight w:val="0"/>
              <w:marTop w:val="0"/>
              <w:marBottom w:val="0"/>
              <w:divBdr>
                <w:top w:val="none" w:sz="0" w:space="0" w:color="auto"/>
                <w:left w:val="none" w:sz="0" w:space="0" w:color="auto"/>
                <w:bottom w:val="none" w:sz="0" w:space="0" w:color="auto"/>
                <w:right w:val="none" w:sz="0" w:space="0" w:color="auto"/>
              </w:divBdr>
              <w:divsChild>
                <w:div w:id="1227230429">
                  <w:marLeft w:val="0"/>
                  <w:marRight w:val="0"/>
                  <w:marTop w:val="0"/>
                  <w:marBottom w:val="0"/>
                  <w:divBdr>
                    <w:top w:val="none" w:sz="0" w:space="0" w:color="auto"/>
                    <w:left w:val="none" w:sz="0" w:space="0" w:color="auto"/>
                    <w:bottom w:val="none" w:sz="0" w:space="0" w:color="auto"/>
                    <w:right w:val="none" w:sz="0" w:space="0" w:color="auto"/>
                  </w:divBdr>
                  <w:divsChild>
                    <w:div w:id="461193960">
                      <w:marLeft w:val="0"/>
                      <w:marRight w:val="0"/>
                      <w:marTop w:val="0"/>
                      <w:marBottom w:val="0"/>
                      <w:divBdr>
                        <w:top w:val="none" w:sz="0" w:space="0" w:color="auto"/>
                        <w:left w:val="none" w:sz="0" w:space="0" w:color="auto"/>
                        <w:bottom w:val="none" w:sz="0" w:space="0" w:color="auto"/>
                        <w:right w:val="none" w:sz="0" w:space="0" w:color="auto"/>
                      </w:divBdr>
                      <w:divsChild>
                        <w:div w:id="18895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206713">
          <w:marLeft w:val="0"/>
          <w:marRight w:val="0"/>
          <w:marTop w:val="0"/>
          <w:marBottom w:val="0"/>
          <w:divBdr>
            <w:top w:val="none" w:sz="0" w:space="0" w:color="auto"/>
            <w:left w:val="none" w:sz="0" w:space="0" w:color="auto"/>
            <w:bottom w:val="none" w:sz="0" w:space="0" w:color="auto"/>
            <w:right w:val="none" w:sz="0" w:space="0" w:color="auto"/>
          </w:divBdr>
          <w:divsChild>
            <w:div w:id="435633130">
              <w:marLeft w:val="0"/>
              <w:marRight w:val="0"/>
              <w:marTop w:val="0"/>
              <w:marBottom w:val="0"/>
              <w:divBdr>
                <w:top w:val="none" w:sz="0" w:space="0" w:color="auto"/>
                <w:left w:val="none" w:sz="0" w:space="0" w:color="auto"/>
                <w:bottom w:val="none" w:sz="0" w:space="0" w:color="auto"/>
                <w:right w:val="none" w:sz="0" w:space="0" w:color="auto"/>
              </w:divBdr>
              <w:divsChild>
                <w:div w:id="1636835264">
                  <w:marLeft w:val="300"/>
                  <w:marRight w:val="300"/>
                  <w:marTop w:val="0"/>
                  <w:marBottom w:val="0"/>
                  <w:divBdr>
                    <w:top w:val="none" w:sz="0" w:space="0" w:color="auto"/>
                    <w:left w:val="none" w:sz="0" w:space="0" w:color="auto"/>
                    <w:bottom w:val="none" w:sz="0" w:space="0" w:color="auto"/>
                    <w:right w:val="none" w:sz="0" w:space="0" w:color="auto"/>
                  </w:divBdr>
                  <w:divsChild>
                    <w:div w:id="212823155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214200183">
          <w:marLeft w:val="0"/>
          <w:marRight w:val="0"/>
          <w:marTop w:val="0"/>
          <w:marBottom w:val="0"/>
          <w:divBdr>
            <w:top w:val="none" w:sz="0" w:space="0" w:color="auto"/>
            <w:left w:val="none" w:sz="0" w:space="0" w:color="auto"/>
            <w:bottom w:val="none" w:sz="0" w:space="0" w:color="auto"/>
            <w:right w:val="none" w:sz="0" w:space="0" w:color="auto"/>
          </w:divBdr>
          <w:divsChild>
            <w:div w:id="35862185">
              <w:marLeft w:val="0"/>
              <w:marRight w:val="0"/>
              <w:marTop w:val="0"/>
              <w:marBottom w:val="0"/>
              <w:divBdr>
                <w:top w:val="none" w:sz="0" w:space="0" w:color="auto"/>
                <w:left w:val="none" w:sz="0" w:space="0" w:color="auto"/>
                <w:bottom w:val="none" w:sz="0" w:space="0" w:color="auto"/>
                <w:right w:val="none" w:sz="0" w:space="0" w:color="auto"/>
              </w:divBdr>
              <w:divsChild>
                <w:div w:id="1954748334">
                  <w:marLeft w:val="0"/>
                  <w:marRight w:val="0"/>
                  <w:marTop w:val="0"/>
                  <w:marBottom w:val="0"/>
                  <w:divBdr>
                    <w:top w:val="none" w:sz="0" w:space="0" w:color="auto"/>
                    <w:left w:val="none" w:sz="0" w:space="0" w:color="auto"/>
                    <w:bottom w:val="none" w:sz="0" w:space="0" w:color="auto"/>
                    <w:right w:val="none" w:sz="0" w:space="0" w:color="auto"/>
                  </w:divBdr>
                  <w:divsChild>
                    <w:div w:id="1221408107">
                      <w:marLeft w:val="300"/>
                      <w:marRight w:val="300"/>
                      <w:marTop w:val="0"/>
                      <w:marBottom w:val="0"/>
                      <w:divBdr>
                        <w:top w:val="none" w:sz="0" w:space="0" w:color="auto"/>
                        <w:left w:val="none" w:sz="0" w:space="0" w:color="auto"/>
                        <w:bottom w:val="none" w:sz="0" w:space="0" w:color="auto"/>
                        <w:right w:val="none" w:sz="0" w:space="0" w:color="auto"/>
                      </w:divBdr>
                      <w:divsChild>
                        <w:div w:id="15622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251639">
          <w:marLeft w:val="0"/>
          <w:marRight w:val="0"/>
          <w:marTop w:val="0"/>
          <w:marBottom w:val="0"/>
          <w:divBdr>
            <w:top w:val="none" w:sz="0" w:space="0" w:color="auto"/>
            <w:left w:val="none" w:sz="0" w:space="0" w:color="auto"/>
            <w:bottom w:val="none" w:sz="0" w:space="0" w:color="auto"/>
            <w:right w:val="none" w:sz="0" w:space="0" w:color="auto"/>
          </w:divBdr>
          <w:divsChild>
            <w:div w:id="49575796">
              <w:marLeft w:val="0"/>
              <w:marRight w:val="0"/>
              <w:marTop w:val="0"/>
              <w:marBottom w:val="0"/>
              <w:divBdr>
                <w:top w:val="none" w:sz="0" w:space="0" w:color="auto"/>
                <w:left w:val="none" w:sz="0" w:space="0" w:color="auto"/>
                <w:bottom w:val="none" w:sz="0" w:space="0" w:color="auto"/>
                <w:right w:val="none" w:sz="0" w:space="0" w:color="auto"/>
              </w:divBdr>
              <w:divsChild>
                <w:div w:id="395980159">
                  <w:marLeft w:val="0"/>
                  <w:marRight w:val="0"/>
                  <w:marTop w:val="0"/>
                  <w:marBottom w:val="0"/>
                  <w:divBdr>
                    <w:top w:val="none" w:sz="0" w:space="0" w:color="auto"/>
                    <w:left w:val="none" w:sz="0" w:space="0" w:color="auto"/>
                    <w:bottom w:val="none" w:sz="0" w:space="0" w:color="auto"/>
                    <w:right w:val="none" w:sz="0" w:space="0" w:color="auto"/>
                  </w:divBdr>
                  <w:divsChild>
                    <w:div w:id="185413102">
                      <w:marLeft w:val="300"/>
                      <w:marRight w:val="300"/>
                      <w:marTop w:val="0"/>
                      <w:marBottom w:val="0"/>
                      <w:divBdr>
                        <w:top w:val="none" w:sz="0" w:space="0" w:color="auto"/>
                        <w:left w:val="none" w:sz="0" w:space="0" w:color="auto"/>
                        <w:bottom w:val="none" w:sz="0" w:space="0" w:color="auto"/>
                        <w:right w:val="none" w:sz="0" w:space="0" w:color="auto"/>
                      </w:divBdr>
                      <w:divsChild>
                        <w:div w:id="1474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916788">
          <w:marLeft w:val="0"/>
          <w:marRight w:val="0"/>
          <w:marTop w:val="0"/>
          <w:marBottom w:val="0"/>
          <w:divBdr>
            <w:top w:val="none" w:sz="0" w:space="0" w:color="auto"/>
            <w:left w:val="none" w:sz="0" w:space="0" w:color="auto"/>
            <w:bottom w:val="none" w:sz="0" w:space="0" w:color="auto"/>
            <w:right w:val="none" w:sz="0" w:space="0" w:color="auto"/>
          </w:divBdr>
          <w:divsChild>
            <w:div w:id="1586187197">
              <w:marLeft w:val="0"/>
              <w:marRight w:val="0"/>
              <w:marTop w:val="0"/>
              <w:marBottom w:val="0"/>
              <w:divBdr>
                <w:top w:val="none" w:sz="0" w:space="0" w:color="auto"/>
                <w:left w:val="none" w:sz="0" w:space="0" w:color="auto"/>
                <w:bottom w:val="none" w:sz="0" w:space="0" w:color="auto"/>
                <w:right w:val="none" w:sz="0" w:space="0" w:color="auto"/>
              </w:divBdr>
              <w:divsChild>
                <w:div w:id="1942254783">
                  <w:marLeft w:val="300"/>
                  <w:marRight w:val="300"/>
                  <w:marTop w:val="0"/>
                  <w:marBottom w:val="0"/>
                  <w:divBdr>
                    <w:top w:val="none" w:sz="0" w:space="0" w:color="auto"/>
                    <w:left w:val="none" w:sz="0" w:space="0" w:color="auto"/>
                    <w:bottom w:val="none" w:sz="0" w:space="0" w:color="auto"/>
                    <w:right w:val="none" w:sz="0" w:space="0" w:color="auto"/>
                  </w:divBdr>
                  <w:divsChild>
                    <w:div w:id="198458180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242493142">
          <w:marLeft w:val="0"/>
          <w:marRight w:val="0"/>
          <w:marTop w:val="0"/>
          <w:marBottom w:val="0"/>
          <w:divBdr>
            <w:top w:val="none" w:sz="0" w:space="0" w:color="auto"/>
            <w:left w:val="none" w:sz="0" w:space="0" w:color="auto"/>
            <w:bottom w:val="none" w:sz="0" w:space="0" w:color="auto"/>
            <w:right w:val="none" w:sz="0" w:space="0" w:color="auto"/>
          </w:divBdr>
          <w:divsChild>
            <w:div w:id="904292533">
              <w:marLeft w:val="0"/>
              <w:marRight w:val="0"/>
              <w:marTop w:val="0"/>
              <w:marBottom w:val="0"/>
              <w:divBdr>
                <w:top w:val="none" w:sz="0" w:space="0" w:color="auto"/>
                <w:left w:val="none" w:sz="0" w:space="0" w:color="auto"/>
                <w:bottom w:val="none" w:sz="0" w:space="0" w:color="auto"/>
                <w:right w:val="none" w:sz="0" w:space="0" w:color="auto"/>
              </w:divBdr>
              <w:divsChild>
                <w:div w:id="359285109">
                  <w:marLeft w:val="0"/>
                  <w:marRight w:val="0"/>
                  <w:marTop w:val="0"/>
                  <w:marBottom w:val="0"/>
                  <w:divBdr>
                    <w:top w:val="none" w:sz="0" w:space="0" w:color="auto"/>
                    <w:left w:val="none" w:sz="0" w:space="0" w:color="auto"/>
                    <w:bottom w:val="none" w:sz="0" w:space="0" w:color="auto"/>
                    <w:right w:val="none" w:sz="0" w:space="0" w:color="auto"/>
                  </w:divBdr>
                  <w:divsChild>
                    <w:div w:id="79059511">
                      <w:marLeft w:val="300"/>
                      <w:marRight w:val="300"/>
                      <w:marTop w:val="0"/>
                      <w:marBottom w:val="0"/>
                      <w:divBdr>
                        <w:top w:val="none" w:sz="0" w:space="0" w:color="auto"/>
                        <w:left w:val="none" w:sz="0" w:space="0" w:color="auto"/>
                        <w:bottom w:val="none" w:sz="0" w:space="0" w:color="auto"/>
                        <w:right w:val="none" w:sz="0" w:space="0" w:color="auto"/>
                      </w:divBdr>
                      <w:divsChild>
                        <w:div w:id="7155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ystems.education/requirements-never-changes" TargetMode="External"/><Relationship Id="rId11" Type="http://schemas.openxmlformats.org/officeDocument/2006/relationships/hyperlink" Target="https://www.timuroki.ink/" TargetMode="External"/><Relationship Id="rId5" Type="http://schemas.openxmlformats.org/officeDocument/2006/relationships/hyperlink" Target="https://www.incose.org/" TargetMode="External"/><Relationship Id="rId10" Type="http://schemas.openxmlformats.org/officeDocument/2006/relationships/hyperlink" Target="https://maximilyahov.ru/" TargetMode="External"/><Relationship Id="rId4" Type="http://schemas.openxmlformats.org/officeDocument/2006/relationships/webSettings" Target="webSettings.xml"/><Relationship Id="rId9" Type="http://schemas.openxmlformats.org/officeDocument/2006/relationships/hyperlink" Target="https://systems.education/tz-onlin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4752</Words>
  <Characters>27088</Characters>
  <Application>Microsoft Office Word</Application>
  <DocSecurity>0</DocSecurity>
  <Lines>225</Lines>
  <Paragraphs>63</Paragraphs>
  <ScaleCrop>false</ScaleCrop>
  <Company/>
  <LinksUpToDate>false</LinksUpToDate>
  <CharactersWithSpaces>31777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Минакова</dc:creator>
  <cp:keywords/>
  <dc:description/>
  <cp:lastModifiedBy>Ольга Минакова</cp:lastModifiedBy>
  <cp:revision>1</cp:revision>
  <dcterms:created xsi:type="dcterms:W3CDTF">2023-02-24T16:14:00Z</dcterms:created>
  <dcterms:modified xsi:type="dcterms:W3CDTF">2023-02-24T16:18:00Z</dcterms:modified>
</cp:coreProperties>
</file>